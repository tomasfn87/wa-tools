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SELECT basics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population FROM world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name = 'Germany'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 FROM world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name IN ('Sweden', 'Norway', 'Denmark');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area FROM world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area BETWEEN 200000 AND 250000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population BETWEEN 1000000 AND 1250000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 FROM world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name LIKE '%a' OR name LIKE '%l'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 FROM world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name LIKE '%a' OR name LIKE '%l'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length(name)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length(name)=5 and region='Europe'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area*2 FROM world WHERE population = 64000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population/area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name IN ('China', 'Nigeria', 'France', 'Australia')</w:t>
      </w:r>
    </w:p>
    <w:p w:rsidR="00000000" w:rsidDel="00000000" w:rsidP="00000000" w:rsidRDefault="00000000" w:rsidRPr="00000000" w14:paraId="0000001F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SELECT from world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continent, population FROM world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 FROM world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population &gt;= 200E6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sz w:val="18"/>
          <w:szCs w:val="18"/>
          <w:rtl w:val="0"/>
        </w:rPr>
        <w:t xml:space="preserve">200E6 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(= 200000000)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gdp/population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FROM world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population &gt;= 200E6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per capita gdp calculus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population/1E6 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AS ‘population’ 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world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continent = ‘South America’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to name the population/1E6 column, use AS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 FROM world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name IN ('France', 'Germany', 'Italy')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 FROM world WHERE name LIKE 'United%'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population, area FROM world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area &gt; 3E6 OR population &gt; 250E6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population, area FROM world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area &gt; 3E6 AND population &lt; 250E6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OR area &lt; 3E6 AND population &gt; 250E6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ROUND(population/1E6,2) AS ‘population’, ROUND(gdp/1E9,2) AS ‘gdp’ FROM world WHERE continent = 'South America'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ROUND(gdp/population, 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FROM world WHERE gdp &gt;= 1E12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3 numbers from right to left (the last 3 numbers) are rounded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LEN(name), capital, LEN(capital) FROM world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LEN(name) = LEN(capital)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some SQL implementations use LENGTH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capital FROM world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LEFT(name, 1)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LEFT(capital, 1)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1 char, starting from the left = the first letter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name LIKE '%a%'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name LIKE '%e%'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name LIKE '%i%'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name LIKE '%o%'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name LIKE '%u%'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name NOT LIKE '% %'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= names that have all the vowels and no empty spaces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Quiz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name LIKE 'U%'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population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name = 'United Kingdom'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continent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name = 'France'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 / 10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population &lt; 10000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name, population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world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continent IN ('Europe', 'Asia')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 FROM world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name IN ('Cuba', 'Togo')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name FROM world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WHERE continent = 'South America'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population &gt; 40000000</w:t>
      </w:r>
    </w:p>
    <w:p w:rsidR="00000000" w:rsidDel="00000000" w:rsidP="00000000" w:rsidRDefault="00000000" w:rsidRPr="00000000" w14:paraId="0000006D">
      <w:pPr>
        <w:tabs>
          <w:tab w:val="left" w:pos="900"/>
        </w:tabs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SELECT from Nobel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yr, subject, winner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yr = 1950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winner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yr = 1962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subject = 'literature'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yr, subject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winner = 'Albert Einstein'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winner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yr &gt;= 2E3 AND subject = 'peace'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yr &gt; 1979 AND yr &lt; 1990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subject = 'literature'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*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winner IN (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'Theodore Roosevelt',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'Woodrow Wilson',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'Jimmy Carter',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'Barack Obama')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winner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winner LIKE 'John%'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yr, subject, winner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subject = 'physics' AND yr = 1980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OR subject = 'chemistry' AND yr = 1984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yr, subject, winner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yr = 1980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subject NOT IN ('chemistry', 'medicine')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yr, subject, winner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subject = 'medicine' AND yr &lt; 1910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OR subject = 'literature' AND yr &gt; 2003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winner = 'peter grünberg'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*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winner = 'eugene o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''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neill'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70c0"/>
          <w:sz w:val="18"/>
          <w:szCs w:val="18"/>
          <w:u w:val="none"/>
          <w:shd w:fill="auto" w:val="clear"/>
          <w:vertAlign w:val="baseline"/>
          <w:rtl w:val="0"/>
        </w:rPr>
        <w:t xml:space="preserve">'': double single quotes are needed to put a single quote inside a string</w:t>
      </w: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winner, yr, subject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winner LIKE 'Sir%'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ORDER BY yr DESC, winner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 winner, subject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FROM nobel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WHERE yr=1984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ORDER BY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CASE WHEN subject IN ('Physics','Chemistry') THEN 1 ELSE 0 END,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scadia Mono" w:cs="Cascadia Mono" w:eastAsia="Cascadia Mono" w:hAnsi="Cascadia Mono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subject, winner</w:t>
      </w:r>
    </w:p>
    <w:p w:rsidR="00000000" w:rsidDel="00000000" w:rsidP="00000000" w:rsidRDefault="00000000" w:rsidRPr="00000000" w14:paraId="000000B5">
      <w:pPr>
        <w:rPr>
          <w:rFonts w:ascii="Cascadia Mono" w:cs="Cascadia Mono" w:eastAsia="Cascadia Mono" w:hAnsi="Cascadia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sz w:val="22"/>
          <w:szCs w:val="22"/>
        </w:rPr>
      </w:pPr>
      <w:bookmarkStart w:colFirst="0" w:colLast="0" w:name="_heading=h.rsgddxjwo78l" w:id="0"/>
      <w:bookmarkEnd w:id="0"/>
      <w:r w:rsidDel="00000000" w:rsidR="00000000" w:rsidRPr="00000000">
        <w:rPr>
          <w:sz w:val="22"/>
          <w:szCs w:val="22"/>
          <w:rtl w:val="0"/>
        </w:rPr>
        <w:t xml:space="preserve">Quiz</w:t>
      </w:r>
    </w:p>
    <w:p w:rsidR="00000000" w:rsidDel="00000000" w:rsidP="00000000" w:rsidRDefault="00000000" w:rsidRPr="00000000" w14:paraId="000000B7">
      <w:pPr>
        <w:keepLines w:val="1"/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winner FROM nobel</w:t>
      </w:r>
    </w:p>
    <w:p w:rsidR="00000000" w:rsidDel="00000000" w:rsidP="00000000" w:rsidRDefault="00000000" w:rsidRPr="00000000" w14:paraId="000000B8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winner LIKE 'C%' AND winner LIKE '%n'</w:t>
      </w:r>
    </w:p>
    <w:p w:rsidR="00000000" w:rsidDel="00000000" w:rsidP="00000000" w:rsidRDefault="00000000" w:rsidRPr="00000000" w14:paraId="000000B9">
      <w:pPr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Lines w:val="1"/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COUNT(subject) FROM nobel</w:t>
      </w:r>
    </w:p>
    <w:p w:rsidR="00000000" w:rsidDel="00000000" w:rsidP="00000000" w:rsidRDefault="00000000" w:rsidRPr="00000000" w14:paraId="000000BB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subject = 'Chemistry'</w:t>
      </w:r>
    </w:p>
    <w:p w:rsidR="00000000" w:rsidDel="00000000" w:rsidP="00000000" w:rsidRDefault="00000000" w:rsidRPr="00000000" w14:paraId="000000BC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AND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yr BETWEEN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1950 and 1960</w:t>
      </w:r>
    </w:p>
    <w:p w:rsidR="00000000" w:rsidDel="00000000" w:rsidP="00000000" w:rsidRDefault="00000000" w:rsidRPr="00000000" w14:paraId="000000BD">
      <w:pPr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Lines w:val="1"/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COUNT(DISTINCT yr) FROM nobel</w:t>
      </w:r>
    </w:p>
    <w:p w:rsidR="00000000" w:rsidDel="00000000" w:rsidP="00000000" w:rsidRDefault="00000000" w:rsidRPr="00000000" w14:paraId="000000BF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yr NOT IN (</w:t>
      </w:r>
    </w:p>
    <w:p w:rsidR="00000000" w:rsidDel="00000000" w:rsidP="00000000" w:rsidRDefault="00000000" w:rsidRPr="00000000" w14:paraId="000000C0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SELECT DISTINCT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yr FROM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nobel WHERE subject = 'Medicine')</w:t>
      </w:r>
    </w:p>
    <w:p w:rsidR="00000000" w:rsidDel="00000000" w:rsidP="00000000" w:rsidRDefault="00000000" w:rsidRPr="00000000" w14:paraId="000000C1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Lines w:val="1"/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subject, winner FROM nobel </w:t>
      </w:r>
    </w:p>
    <w:p w:rsidR="00000000" w:rsidDel="00000000" w:rsidP="00000000" w:rsidRDefault="00000000" w:rsidRPr="00000000" w14:paraId="000000C3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winner LIKE 'Sir%' AND yr LIKE '196%'</w:t>
      </w:r>
    </w:p>
    <w:p w:rsidR="00000000" w:rsidDel="00000000" w:rsidP="00000000" w:rsidRDefault="00000000" w:rsidRPr="00000000" w14:paraId="000000C4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Lines w:val="1"/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yr FROM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nobel</w:t>
      </w:r>
    </w:p>
    <w:p w:rsidR="00000000" w:rsidDel="00000000" w:rsidP="00000000" w:rsidRDefault="00000000" w:rsidRPr="00000000" w14:paraId="000000C6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yr NOT IN(SELECT yr </w:t>
      </w:r>
    </w:p>
    <w:p w:rsidR="00000000" w:rsidDel="00000000" w:rsidP="00000000" w:rsidRDefault="00000000" w:rsidRPr="00000000" w14:paraId="000000C7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FROM nobel</w:t>
      </w:r>
    </w:p>
    <w:p w:rsidR="00000000" w:rsidDel="00000000" w:rsidP="00000000" w:rsidRDefault="00000000" w:rsidRPr="00000000" w14:paraId="000000C8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WHERE subject IN ('Chemistry','Physics'))</w:t>
      </w:r>
    </w:p>
    <w:p w:rsidR="00000000" w:rsidDel="00000000" w:rsidP="00000000" w:rsidRDefault="00000000" w:rsidRPr="00000000" w14:paraId="000000C9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DISTINCT yr FROM nobel</w:t>
      </w:r>
    </w:p>
    <w:p w:rsidR="00000000" w:rsidDel="00000000" w:rsidP="00000000" w:rsidRDefault="00000000" w:rsidRPr="00000000" w14:paraId="000000CB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subject='Medicine' </w:t>
      </w:r>
    </w:p>
    <w:p w:rsidR="00000000" w:rsidDel="00000000" w:rsidP="00000000" w:rsidRDefault="00000000" w:rsidRPr="00000000" w14:paraId="000000CC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AND yr NOT IN(SELECT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yr FROM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nobel </w:t>
      </w:r>
    </w:p>
    <w:p w:rsidR="00000000" w:rsidDel="00000000" w:rsidP="00000000" w:rsidRDefault="00000000" w:rsidRPr="00000000" w14:paraId="000000CD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WHERE subject='Literature')</w:t>
      </w:r>
    </w:p>
    <w:p w:rsidR="00000000" w:rsidDel="00000000" w:rsidP="00000000" w:rsidRDefault="00000000" w:rsidRPr="00000000" w14:paraId="000000CE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AND yr NOT IN (SELECT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yr FROM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nobel</w:t>
      </w:r>
    </w:p>
    <w:p w:rsidR="00000000" w:rsidDel="00000000" w:rsidP="00000000" w:rsidRDefault="00000000" w:rsidRPr="00000000" w14:paraId="000000CF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WHERE subject='Peace')</w:t>
      </w:r>
    </w:p>
    <w:p w:rsidR="00000000" w:rsidDel="00000000" w:rsidP="00000000" w:rsidRDefault="00000000" w:rsidRPr="00000000" w14:paraId="000000D0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Lines w:val="1"/>
        <w:numPr>
          <w:ilvl w:val="0"/>
          <w:numId w:val="1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subject, COUNT(subject)</w:t>
      </w:r>
    </w:p>
    <w:p w:rsidR="00000000" w:rsidDel="00000000" w:rsidP="00000000" w:rsidRDefault="00000000" w:rsidRPr="00000000" w14:paraId="000000D2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nobel </w:t>
      </w:r>
    </w:p>
    <w:p w:rsidR="00000000" w:rsidDel="00000000" w:rsidP="00000000" w:rsidRDefault="00000000" w:rsidRPr="00000000" w14:paraId="000000D3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yr ='1960' GROUP BY subject</w:t>
      </w:r>
    </w:p>
    <w:p w:rsidR="00000000" w:rsidDel="00000000" w:rsidP="00000000" w:rsidRDefault="00000000" w:rsidRPr="00000000" w14:paraId="000000D4">
      <w:pPr>
        <w:keepLines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Lines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heading=h.u30pxya08att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heading=h.rpwv1n7q4d3r" w:id="2"/>
      <w:bookmarkEnd w:id="2"/>
      <w:r w:rsidDel="00000000" w:rsidR="00000000" w:rsidRPr="00000000">
        <w:rPr>
          <w:rtl w:val="0"/>
        </w:rPr>
        <w:t xml:space="preserve">SELECT within SELECT Tutorial</w:t>
      </w:r>
    </w:p>
    <w:p w:rsidR="00000000" w:rsidDel="00000000" w:rsidP="00000000" w:rsidRDefault="00000000" w:rsidRPr="00000000" w14:paraId="000000D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heading=h.5b18j2nz3aqf" w:id="3"/>
      <w:bookmarkEnd w:id="3"/>
      <w:r w:rsidDel="00000000" w:rsidR="00000000" w:rsidRPr="00000000">
        <w:rPr>
          <w:rtl w:val="0"/>
        </w:rPr>
        <w:t xml:space="preserve">USING nested SELECT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line="24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name FROM world WHERE continent = 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</w:t>
        <w:tab/>
        <w:t xml:space="preserve">  (SELECT continent </w:t>
      </w:r>
    </w:p>
    <w:p w:rsidR="00000000" w:rsidDel="00000000" w:rsidP="00000000" w:rsidRDefault="00000000" w:rsidRPr="00000000" w14:paraId="000000DD">
      <w:pPr>
        <w:spacing w:after="0" w:line="240" w:lineRule="auto"/>
        <w:ind w:firstLine="72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FROM world WHERE name = 'Brazil')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left="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Algumas versões do SQL podem exigir que você nomeie a subquery (dê um alias), por exemplo ‘brazil_continent’:</w:t>
      </w:r>
    </w:p>
    <w:p w:rsidR="00000000" w:rsidDel="00000000" w:rsidP="00000000" w:rsidRDefault="00000000" w:rsidRPr="00000000" w14:paraId="000000E0">
      <w:pPr>
        <w:spacing w:after="0" w:line="240" w:lineRule="auto"/>
        <w:ind w:left="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left="0" w:firstLine="72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name FROM world WHERE continent = </w:t>
      </w:r>
    </w:p>
    <w:p w:rsidR="00000000" w:rsidDel="00000000" w:rsidP="00000000" w:rsidRDefault="00000000" w:rsidRPr="00000000" w14:paraId="000000E2">
      <w:pPr>
        <w:spacing w:after="0" w:line="240" w:lineRule="auto"/>
        <w:ind w:left="0" w:firstLine="72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(SELECT continent</w:t>
      </w:r>
    </w:p>
    <w:p w:rsidR="00000000" w:rsidDel="00000000" w:rsidP="00000000" w:rsidRDefault="00000000" w:rsidRPr="00000000" w14:paraId="000000E3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FROM world WHERE name='Brazil') AS brazil_continent</w:t>
      </w:r>
    </w:p>
    <w:p w:rsidR="00000000" w:rsidDel="00000000" w:rsidP="00000000" w:rsidRDefault="00000000" w:rsidRPr="00000000" w14:paraId="000000E4">
      <w:pPr>
        <w:spacing w:after="0" w:line="240" w:lineRule="auto"/>
        <w:ind w:left="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line="24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name, continent FROM world</w:t>
      </w:r>
    </w:p>
    <w:p w:rsidR="00000000" w:rsidDel="00000000" w:rsidP="00000000" w:rsidRDefault="00000000" w:rsidRPr="00000000" w14:paraId="000000E6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WHERE continent IN</w:t>
      </w:r>
    </w:p>
    <w:p w:rsidR="00000000" w:rsidDel="00000000" w:rsidP="00000000" w:rsidRDefault="00000000" w:rsidRPr="00000000" w14:paraId="000000E7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(SELECT continent FROM world WHERE name='Brazil'</w:t>
      </w:r>
    </w:p>
    <w:p w:rsidR="00000000" w:rsidDel="00000000" w:rsidP="00000000" w:rsidRDefault="00000000" w:rsidRPr="00000000" w14:paraId="000000E8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                                                                 OR name='Mexico')</w:t>
      </w:r>
    </w:p>
    <w:p w:rsidR="00000000" w:rsidDel="00000000" w:rsidP="00000000" w:rsidRDefault="00000000" w:rsidRPr="00000000" w14:paraId="000000E9">
      <w:pPr>
        <w:spacing w:after="0" w:line="240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line="24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population / (SELECT population </w:t>
      </w:r>
    </w:p>
    <w:p w:rsidR="00000000" w:rsidDel="00000000" w:rsidP="00000000" w:rsidRDefault="00000000" w:rsidRPr="00000000" w14:paraId="000000EB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                                   FROM world</w:t>
      </w:r>
    </w:p>
    <w:p w:rsidR="00000000" w:rsidDel="00000000" w:rsidP="00000000" w:rsidRDefault="00000000" w:rsidRPr="00000000" w14:paraId="000000EC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                                     WHERE name='United Kingdom')</w:t>
      </w:r>
    </w:p>
    <w:p w:rsidR="00000000" w:rsidDel="00000000" w:rsidP="00000000" w:rsidRDefault="00000000" w:rsidRPr="00000000" w14:paraId="000000ED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FROM world </w:t>
      </w:r>
    </w:p>
    <w:p w:rsidR="00000000" w:rsidDel="00000000" w:rsidP="00000000" w:rsidRDefault="00000000" w:rsidRPr="00000000" w14:paraId="000000EE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WHERE name = 'China'</w:t>
      </w:r>
    </w:p>
    <w:p w:rsidR="00000000" w:rsidDel="00000000" w:rsidP="00000000" w:rsidRDefault="00000000" w:rsidRPr="00000000" w14:paraId="000000EF">
      <w:pPr>
        <w:spacing w:after="0" w:line="240" w:lineRule="auto"/>
        <w:ind w:left="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line="24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name FROM world</w:t>
      </w:r>
    </w:p>
    <w:p w:rsidR="00000000" w:rsidDel="00000000" w:rsidP="00000000" w:rsidRDefault="00000000" w:rsidRPr="00000000" w14:paraId="000000F1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WHERE population &gt; ALL</w:t>
      </w:r>
    </w:p>
    <w:p w:rsidR="00000000" w:rsidDel="00000000" w:rsidP="00000000" w:rsidRDefault="00000000" w:rsidRPr="00000000" w14:paraId="000000F2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(SELECT population FROM world</w:t>
      </w:r>
    </w:p>
    <w:p w:rsidR="00000000" w:rsidDel="00000000" w:rsidP="00000000" w:rsidRDefault="00000000" w:rsidRPr="00000000" w14:paraId="000000F3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  WHERE continent='Europe')</w:t>
      </w:r>
    </w:p>
    <w:p w:rsidR="00000000" w:rsidDel="00000000" w:rsidP="00000000" w:rsidRDefault="00000000" w:rsidRPr="00000000" w14:paraId="000000F4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rPr>
          <w:rFonts w:ascii="Arial" w:cs="Arial" w:eastAsia="Arial" w:hAnsi="Arial"/>
          <w:i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sz w:val="18"/>
          <w:szCs w:val="18"/>
          <w:rtl w:val="0"/>
        </w:rPr>
        <w:t xml:space="preserve">Nesse caso selecionamos todos os países que têm a população maior do que qualquer país da Europa, cada país considerado individualmente.</w:t>
      </w:r>
    </w:p>
    <w:p w:rsidR="00000000" w:rsidDel="00000000" w:rsidP="00000000" w:rsidRDefault="00000000" w:rsidRPr="00000000" w14:paraId="000000F6">
      <w:pPr>
        <w:spacing w:after="0" w:line="240" w:lineRule="auto"/>
        <w:ind w:left="720" w:firstLine="0"/>
        <w:rPr>
          <w:rFonts w:ascii="Arial" w:cs="Arial" w:eastAsia="Arial" w:hAnsi="Arial"/>
          <w:i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name FROM world</w:t>
      </w:r>
    </w:p>
    <w:p w:rsidR="00000000" w:rsidDel="00000000" w:rsidP="00000000" w:rsidRDefault="00000000" w:rsidRPr="00000000" w14:paraId="000000F8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WHERE population &gt;</w:t>
      </w:r>
    </w:p>
    <w:p w:rsidR="00000000" w:rsidDel="00000000" w:rsidP="00000000" w:rsidRDefault="00000000" w:rsidRPr="00000000" w14:paraId="000000F9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(SELECT SUM(population) FROM world</w:t>
      </w:r>
    </w:p>
    <w:p w:rsidR="00000000" w:rsidDel="00000000" w:rsidP="00000000" w:rsidRDefault="00000000" w:rsidRPr="00000000" w14:paraId="000000FA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    WHERE continent='Europe')</w:t>
      </w:r>
    </w:p>
    <w:p w:rsidR="00000000" w:rsidDel="00000000" w:rsidP="00000000" w:rsidRDefault="00000000" w:rsidRPr="00000000" w14:paraId="000000FB">
      <w:pPr>
        <w:spacing w:after="0" w:line="24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720" w:firstLine="0"/>
        <w:rPr>
          <w:rFonts w:ascii="Arial" w:cs="Arial" w:eastAsia="Arial" w:hAnsi="Arial"/>
          <w:i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sz w:val="18"/>
          <w:szCs w:val="18"/>
          <w:rtl w:val="0"/>
        </w:rPr>
        <w:t xml:space="preserve">Já nesse caso selecionamos apenas os países que têm a população maior do que a população total de todos os países da Europa.</w:t>
      </w:r>
    </w:p>
    <w:p w:rsidR="00000000" w:rsidDel="00000000" w:rsidP="00000000" w:rsidRDefault="00000000" w:rsidRPr="00000000" w14:paraId="000000FD">
      <w:pPr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ELECT name FROM world</w:t>
      </w:r>
    </w:p>
    <w:p w:rsidR="00000000" w:rsidDel="00000000" w:rsidP="00000000" w:rsidRDefault="00000000" w:rsidRPr="00000000" w14:paraId="00000100">
      <w:pPr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population &gt; </w:t>
      </w:r>
    </w:p>
    <w:p w:rsidR="00000000" w:rsidDel="00000000" w:rsidP="00000000" w:rsidRDefault="00000000" w:rsidRPr="00000000" w14:paraId="00000101">
      <w:pPr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population FROM world</w:t>
      </w:r>
    </w:p>
    <w:p w:rsidR="00000000" w:rsidDel="00000000" w:rsidP="00000000" w:rsidRDefault="00000000" w:rsidRPr="00000000" w14:paraId="00000102">
      <w:pPr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WHERE name='Russia')</w:t>
      </w:r>
    </w:p>
    <w:p w:rsidR="00000000" w:rsidDel="00000000" w:rsidP="00000000" w:rsidRDefault="00000000" w:rsidRPr="00000000" w14:paraId="00000103">
      <w:pPr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 FROM world WHERE continent = 'Europe' </w:t>
      </w:r>
    </w:p>
    <w:p w:rsidR="00000000" w:rsidDel="00000000" w:rsidP="00000000" w:rsidRDefault="00000000" w:rsidRPr="00000000" w14:paraId="00000105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AND (gdp / population) &gt; </w:t>
      </w:r>
    </w:p>
    <w:p w:rsidR="00000000" w:rsidDel="00000000" w:rsidP="00000000" w:rsidRDefault="00000000" w:rsidRPr="00000000" w14:paraId="00000106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gdp / population FROM world</w:t>
      </w:r>
    </w:p>
    <w:p w:rsidR="00000000" w:rsidDel="00000000" w:rsidP="00000000" w:rsidRDefault="00000000" w:rsidRPr="00000000" w14:paraId="00000107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WHERE name = 'United Kingdom')</w:t>
      </w:r>
    </w:p>
    <w:p w:rsidR="00000000" w:rsidDel="00000000" w:rsidP="00000000" w:rsidRDefault="00000000" w:rsidRPr="00000000" w14:paraId="00000108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ind w:left="0" w:firstLine="72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ind w:left="0" w:firstLine="72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Caso você também queira saber qual o PIB per capita de cada país, ao invés de somente o nome do país:</w:t>
      </w:r>
    </w:p>
    <w:p w:rsidR="00000000" w:rsidDel="00000000" w:rsidP="00000000" w:rsidRDefault="00000000" w:rsidRPr="00000000" w14:paraId="0000010B">
      <w:pPr>
        <w:spacing w:after="0" w:lineRule="auto"/>
        <w:ind w:left="0" w:firstLine="72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ind w:left="0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(gdp / population) AS 'Per capita GDP'  </w:t>
      </w:r>
    </w:p>
    <w:p w:rsidR="00000000" w:rsidDel="00000000" w:rsidP="00000000" w:rsidRDefault="00000000" w:rsidRPr="00000000" w14:paraId="0000010D">
      <w:pPr>
        <w:spacing w:after="0" w:lineRule="auto"/>
        <w:ind w:left="0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 </w:t>
      </w:r>
    </w:p>
    <w:p w:rsidR="00000000" w:rsidDel="00000000" w:rsidP="00000000" w:rsidRDefault="00000000" w:rsidRPr="00000000" w14:paraId="0000010E">
      <w:pPr>
        <w:spacing w:after="0" w:lineRule="auto"/>
        <w:ind w:left="0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continent = 'Europe' </w:t>
      </w:r>
    </w:p>
    <w:p w:rsidR="00000000" w:rsidDel="00000000" w:rsidP="00000000" w:rsidRDefault="00000000" w:rsidRPr="00000000" w14:paraId="0000010F">
      <w:pPr>
        <w:spacing w:after="0" w:lineRule="auto"/>
        <w:ind w:left="0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AND (gdp / population) &gt; </w:t>
      </w:r>
    </w:p>
    <w:p w:rsidR="00000000" w:rsidDel="00000000" w:rsidP="00000000" w:rsidRDefault="00000000" w:rsidRPr="00000000" w14:paraId="00000110">
      <w:pPr>
        <w:spacing w:after="0" w:lineRule="auto"/>
        <w:ind w:left="0" w:firstLine="72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(gdp / population) FROM world WHERE name = 'United Kingdom')</w:t>
      </w:r>
    </w:p>
    <w:p w:rsidR="00000000" w:rsidDel="00000000" w:rsidP="00000000" w:rsidRDefault="00000000" w:rsidRPr="00000000" w14:paraId="00000111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continent FROM world</w:t>
      </w:r>
    </w:p>
    <w:p w:rsidR="00000000" w:rsidDel="00000000" w:rsidP="00000000" w:rsidRDefault="00000000" w:rsidRPr="00000000" w14:paraId="00000113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continent IN </w:t>
      </w:r>
    </w:p>
    <w:p w:rsidR="00000000" w:rsidDel="00000000" w:rsidP="00000000" w:rsidRDefault="00000000" w:rsidRPr="00000000" w14:paraId="00000114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continent</w:t>
      </w:r>
    </w:p>
    <w:p w:rsidR="00000000" w:rsidDel="00000000" w:rsidP="00000000" w:rsidRDefault="00000000" w:rsidRPr="00000000" w14:paraId="00000115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FROM world WHERE name = 'Argentina'</w:t>
      </w:r>
    </w:p>
    <w:p w:rsidR="00000000" w:rsidDel="00000000" w:rsidP="00000000" w:rsidRDefault="00000000" w:rsidRPr="00000000" w14:paraId="00000116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OR  name = 'Australia')</w:t>
      </w:r>
    </w:p>
    <w:p w:rsidR="00000000" w:rsidDel="00000000" w:rsidP="00000000" w:rsidRDefault="00000000" w:rsidRPr="00000000" w14:paraId="00000117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Caso necessário ordenar primeiro por continente, e depois por país:</w:t>
      </w:r>
    </w:p>
    <w:p w:rsidR="00000000" w:rsidDel="00000000" w:rsidP="00000000" w:rsidRDefault="00000000" w:rsidRPr="00000000" w14:paraId="00000119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continent FROM world</w:t>
      </w:r>
    </w:p>
    <w:p w:rsidR="00000000" w:rsidDel="00000000" w:rsidP="00000000" w:rsidRDefault="00000000" w:rsidRPr="00000000" w14:paraId="0000011B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continent IN </w:t>
      </w:r>
    </w:p>
    <w:p w:rsidR="00000000" w:rsidDel="00000000" w:rsidP="00000000" w:rsidRDefault="00000000" w:rsidRPr="00000000" w14:paraId="0000011C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continent</w:t>
      </w:r>
    </w:p>
    <w:p w:rsidR="00000000" w:rsidDel="00000000" w:rsidP="00000000" w:rsidRDefault="00000000" w:rsidRPr="00000000" w14:paraId="0000011D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FROM world WHERE name = 'Argentina'</w:t>
      </w:r>
    </w:p>
    <w:p w:rsidR="00000000" w:rsidDel="00000000" w:rsidP="00000000" w:rsidRDefault="00000000" w:rsidRPr="00000000" w14:paraId="0000011E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OR  name = 'Australia')</w:t>
      </w:r>
    </w:p>
    <w:p w:rsidR="00000000" w:rsidDel="00000000" w:rsidP="00000000" w:rsidRDefault="00000000" w:rsidRPr="00000000" w14:paraId="0000011F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ORDER BY continent, name</w:t>
      </w:r>
    </w:p>
    <w:p w:rsidR="00000000" w:rsidDel="00000000" w:rsidP="00000000" w:rsidRDefault="00000000" w:rsidRPr="00000000" w14:paraId="00000120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population FROM world</w:t>
      </w:r>
    </w:p>
    <w:p w:rsidR="00000000" w:rsidDel="00000000" w:rsidP="00000000" w:rsidRDefault="00000000" w:rsidRPr="00000000" w14:paraId="00000122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population &gt; </w:t>
      </w:r>
    </w:p>
    <w:p w:rsidR="00000000" w:rsidDel="00000000" w:rsidP="00000000" w:rsidRDefault="00000000" w:rsidRPr="00000000" w14:paraId="00000123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population FROM world WHERE name = 'United Kingdom') </w:t>
      </w:r>
    </w:p>
    <w:p w:rsidR="00000000" w:rsidDel="00000000" w:rsidP="00000000" w:rsidRDefault="00000000" w:rsidRPr="00000000" w14:paraId="00000124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AND population &lt;</w:t>
      </w:r>
    </w:p>
    <w:p w:rsidR="00000000" w:rsidDel="00000000" w:rsidP="00000000" w:rsidRDefault="00000000" w:rsidRPr="00000000" w14:paraId="00000125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population FROM world WHERE name = 'Germany')</w:t>
      </w:r>
    </w:p>
    <w:p w:rsidR="00000000" w:rsidDel="00000000" w:rsidP="00000000" w:rsidRDefault="00000000" w:rsidRPr="00000000" w14:paraId="00000126">
      <w:pPr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Alternativamente, usando BETWEEN:</w:t>
      </w:r>
    </w:p>
    <w:p w:rsidR="00000000" w:rsidDel="00000000" w:rsidP="00000000" w:rsidRDefault="00000000" w:rsidRPr="00000000" w14:paraId="00000128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population FROM world</w:t>
      </w:r>
    </w:p>
    <w:p w:rsidR="00000000" w:rsidDel="00000000" w:rsidP="00000000" w:rsidRDefault="00000000" w:rsidRPr="00000000" w14:paraId="0000012A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population BETWEEN </w:t>
      </w:r>
    </w:p>
    <w:p w:rsidR="00000000" w:rsidDel="00000000" w:rsidP="00000000" w:rsidRDefault="00000000" w:rsidRPr="00000000" w14:paraId="0000012B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((SELECT population FROM world WHERE name = 'United Kingdom') + 1)</w:t>
      </w:r>
    </w:p>
    <w:p w:rsidR="00000000" w:rsidDel="00000000" w:rsidP="00000000" w:rsidRDefault="00000000" w:rsidRPr="00000000" w14:paraId="0000012C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AND</w:t>
      </w:r>
    </w:p>
    <w:p w:rsidR="00000000" w:rsidDel="00000000" w:rsidP="00000000" w:rsidRDefault="00000000" w:rsidRPr="00000000" w14:paraId="0000012D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((SELECT population FROM world WHERE name = 'Germany') - 1)</w:t>
      </w:r>
    </w:p>
    <w:p w:rsidR="00000000" w:rsidDel="00000000" w:rsidP="00000000" w:rsidRDefault="00000000" w:rsidRPr="00000000" w14:paraId="0000012E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Nesse caso, +1 e -1 são necessários para excluir do resultado 'United Kingdom' e 'Germany', respectivamente.</w:t>
      </w:r>
    </w:p>
    <w:p w:rsidR="00000000" w:rsidDel="00000000" w:rsidP="00000000" w:rsidRDefault="00000000" w:rsidRPr="00000000" w14:paraId="00000130">
      <w:pPr>
        <w:keepLines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Lines w:val="1"/>
        <w:numPr>
          <w:ilvl w:val="0"/>
          <w:numId w:val="4"/>
        </w:numPr>
        <w:spacing w:after="0" w:line="240" w:lineRule="auto"/>
        <w:ind w:left="720" w:hanging="360"/>
      </w:pPr>
      <w:r w:rsidDel="00000000" w:rsidR="00000000" w:rsidRPr="00000000">
        <w:rPr>
          <w:rtl w:val="0"/>
        </w:rPr>
        <w:t xml:space="preserve">SELECT  name, CONCAT(ROUND(</w:t>
      </w:r>
    </w:p>
    <w:p w:rsidR="00000000" w:rsidDel="00000000" w:rsidP="00000000" w:rsidRDefault="00000000" w:rsidRPr="00000000" w14:paraId="00000132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100 * population / (SELECT population  </w:t>
      </w:r>
    </w:p>
    <w:p w:rsidR="00000000" w:rsidDel="00000000" w:rsidP="00000000" w:rsidRDefault="00000000" w:rsidRPr="00000000" w14:paraId="00000133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FROM world </w:t>
      </w:r>
    </w:p>
    <w:p w:rsidR="00000000" w:rsidDel="00000000" w:rsidP="00000000" w:rsidRDefault="00000000" w:rsidRPr="00000000" w14:paraId="00000134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WHERE name = 'Germany'), 0), '%') AS percentage</w:t>
      </w:r>
    </w:p>
    <w:p w:rsidR="00000000" w:rsidDel="00000000" w:rsidP="00000000" w:rsidRDefault="00000000" w:rsidRPr="00000000" w14:paraId="00000135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FROM world</w:t>
      </w:r>
    </w:p>
    <w:p w:rsidR="00000000" w:rsidDel="00000000" w:rsidP="00000000" w:rsidRDefault="00000000" w:rsidRPr="00000000" w14:paraId="00000136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WHERE continent = 'Europe'</w:t>
      </w:r>
    </w:p>
    <w:p w:rsidR="00000000" w:rsidDel="00000000" w:rsidP="00000000" w:rsidRDefault="00000000" w:rsidRPr="00000000" w14:paraId="00000137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A versão acima aparentemente deveria funcionar, entretanto não está dando certo pelo SQLZoo. A versão abaixo funciona corretamente:</w:t>
      </w:r>
    </w:p>
    <w:p w:rsidR="00000000" w:rsidDel="00000000" w:rsidP="00000000" w:rsidRDefault="00000000" w:rsidRPr="00000000" w14:paraId="00000139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 name, REPLACE(CONCAT(ROUND(</w:t>
      </w:r>
    </w:p>
    <w:p w:rsidR="00000000" w:rsidDel="00000000" w:rsidP="00000000" w:rsidRDefault="00000000" w:rsidRPr="00000000" w14:paraId="0000013B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100 * (population / (SELECT population</w:t>
      </w:r>
    </w:p>
    <w:p w:rsidR="00000000" w:rsidDel="00000000" w:rsidP="00000000" w:rsidRDefault="00000000" w:rsidRPr="00000000" w14:paraId="0000013C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FROM world</w:t>
      </w:r>
    </w:p>
    <w:p w:rsidR="00000000" w:rsidDel="00000000" w:rsidP="00000000" w:rsidRDefault="00000000" w:rsidRPr="00000000" w14:paraId="0000013D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WHERE name = 'Germany'),</w:t>
      </w:r>
    </w:p>
    <w:p w:rsidR="00000000" w:rsidDel="00000000" w:rsidP="00000000" w:rsidRDefault="00000000" w:rsidRPr="00000000" w14:paraId="0000013E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0), '%') , '.000000000000', '') AS percentage</w:t>
      </w:r>
    </w:p>
    <w:p w:rsidR="00000000" w:rsidDel="00000000" w:rsidP="00000000" w:rsidRDefault="00000000" w:rsidRPr="00000000" w14:paraId="0000013F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40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continent = 'Europe'</w:t>
      </w:r>
    </w:p>
    <w:p w:rsidR="00000000" w:rsidDel="00000000" w:rsidP="00000000" w:rsidRDefault="00000000" w:rsidRPr="00000000" w14:paraId="00000141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Lines w:val="1"/>
        <w:spacing w:after="0" w:line="240" w:lineRule="auto"/>
        <w:ind w:left="720" w:firstLine="0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Solução apresentada pelo meu colega Gabriel Elesbão, usando CAST e DECIMAL:</w:t>
      </w:r>
    </w:p>
    <w:p w:rsidR="00000000" w:rsidDel="00000000" w:rsidP="00000000" w:rsidRDefault="00000000" w:rsidRPr="00000000" w14:paraId="00000144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</w:t>
      </w:r>
    </w:p>
    <w:p w:rsidR="00000000" w:rsidDel="00000000" w:rsidP="00000000" w:rsidRDefault="00000000" w:rsidRPr="00000000" w14:paraId="00000146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CONCAT(</w:t>
      </w:r>
    </w:p>
    <w:p w:rsidR="00000000" w:rsidDel="00000000" w:rsidP="00000000" w:rsidRDefault="00000000" w:rsidRPr="00000000" w14:paraId="00000147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ROUND(CAST(100 * population / </w:t>
      </w:r>
    </w:p>
    <w:p w:rsidR="00000000" w:rsidDel="00000000" w:rsidP="00000000" w:rsidRDefault="00000000" w:rsidRPr="00000000" w14:paraId="00000148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(SELECT population FROM world</w:t>
      </w:r>
    </w:p>
    <w:p w:rsidR="00000000" w:rsidDel="00000000" w:rsidP="00000000" w:rsidRDefault="00000000" w:rsidRPr="00000000" w14:paraId="00000149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WHERE name = 'Germany') </w:t>
      </w:r>
    </w:p>
    <w:p w:rsidR="00000000" w:rsidDel="00000000" w:rsidP="00000000" w:rsidRDefault="00000000" w:rsidRPr="00000000" w14:paraId="0000014A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AS DECIMAL(6,0)),0), '%') AS percentage</w:t>
      </w:r>
    </w:p>
    <w:p w:rsidR="00000000" w:rsidDel="00000000" w:rsidP="00000000" w:rsidRDefault="00000000" w:rsidRPr="00000000" w14:paraId="0000014B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FROM world</w:t>
      </w:r>
    </w:p>
    <w:p w:rsidR="00000000" w:rsidDel="00000000" w:rsidP="00000000" w:rsidRDefault="00000000" w:rsidRPr="00000000" w14:paraId="0000014C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continent = 'Europe'</w:t>
      </w:r>
    </w:p>
    <w:p w:rsidR="00000000" w:rsidDel="00000000" w:rsidP="00000000" w:rsidRDefault="00000000" w:rsidRPr="00000000" w14:paraId="0000014D">
      <w:pPr>
        <w:keepLines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Lines w:val="1"/>
        <w:numPr>
          <w:ilvl w:val="0"/>
          <w:numId w:val="4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name FROM world</w:t>
      </w:r>
    </w:p>
    <w:p w:rsidR="00000000" w:rsidDel="00000000" w:rsidP="00000000" w:rsidRDefault="00000000" w:rsidRPr="00000000" w14:paraId="0000014F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WHERE gdp &gt; ALL (SELECT gdp FROM world</w:t>
      </w:r>
    </w:p>
    <w:p w:rsidR="00000000" w:rsidDel="00000000" w:rsidP="00000000" w:rsidRDefault="00000000" w:rsidRPr="00000000" w14:paraId="00000150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WHERE gdp &gt; 0</w:t>
      </w:r>
    </w:p>
    <w:p w:rsidR="00000000" w:rsidDel="00000000" w:rsidP="00000000" w:rsidRDefault="00000000" w:rsidRPr="00000000" w14:paraId="00000151">
      <w:pPr>
        <w:keepLines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                   AND continent='Europe')</w:t>
      </w:r>
    </w:p>
    <w:p w:rsidR="00000000" w:rsidDel="00000000" w:rsidP="00000000" w:rsidRDefault="00000000" w:rsidRPr="00000000" w14:paraId="00000152">
      <w:pPr>
        <w:keepLines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Lines w:val="1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continent, name, area FROM world x</w:t>
      </w:r>
    </w:p>
    <w:p w:rsidR="00000000" w:rsidDel="00000000" w:rsidP="00000000" w:rsidRDefault="00000000" w:rsidRPr="00000000" w14:paraId="00000154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area &gt;= ALL</w:t>
      </w:r>
    </w:p>
    <w:p w:rsidR="00000000" w:rsidDel="00000000" w:rsidP="00000000" w:rsidRDefault="00000000" w:rsidRPr="00000000" w14:paraId="00000155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area FROM world y</w:t>
      </w:r>
    </w:p>
    <w:p w:rsidR="00000000" w:rsidDel="00000000" w:rsidP="00000000" w:rsidRDefault="00000000" w:rsidRPr="00000000" w14:paraId="00000156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WHERE y.continent=x.continent</w:t>
      </w:r>
    </w:p>
    <w:p w:rsidR="00000000" w:rsidDel="00000000" w:rsidP="00000000" w:rsidRDefault="00000000" w:rsidRPr="00000000" w14:paraId="00000157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AND area&gt;0)</w:t>
      </w:r>
    </w:p>
    <w:p w:rsidR="00000000" w:rsidDel="00000000" w:rsidP="00000000" w:rsidRDefault="00000000" w:rsidRPr="00000000" w14:paraId="00000158">
      <w:pPr>
        <w:keepLines w:val="1"/>
        <w:spacing w:after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Naming the columns:</w:t>
      </w:r>
    </w:p>
    <w:p w:rsidR="00000000" w:rsidDel="00000000" w:rsidP="00000000" w:rsidRDefault="00000000" w:rsidRPr="00000000" w14:paraId="0000015A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continent AS Continent, name AS Country, area AS 'Area/Km²' FROM world x</w:t>
      </w:r>
    </w:p>
    <w:p w:rsidR="00000000" w:rsidDel="00000000" w:rsidP="00000000" w:rsidRDefault="00000000" w:rsidRPr="00000000" w14:paraId="0000015C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area &gt;= ALL</w:t>
      </w:r>
    </w:p>
    <w:p w:rsidR="00000000" w:rsidDel="00000000" w:rsidP="00000000" w:rsidRDefault="00000000" w:rsidRPr="00000000" w14:paraId="0000015D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area FROM world y</w:t>
      </w:r>
    </w:p>
    <w:p w:rsidR="00000000" w:rsidDel="00000000" w:rsidP="00000000" w:rsidRDefault="00000000" w:rsidRPr="00000000" w14:paraId="0000015E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WHERE y.continent=x.continent</w:t>
      </w:r>
    </w:p>
    <w:p w:rsidR="00000000" w:rsidDel="00000000" w:rsidP="00000000" w:rsidRDefault="00000000" w:rsidRPr="00000000" w14:paraId="0000015F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AND area&gt;0)</w:t>
      </w:r>
    </w:p>
    <w:p w:rsidR="00000000" w:rsidDel="00000000" w:rsidP="00000000" w:rsidRDefault="00000000" w:rsidRPr="00000000" w14:paraId="00000160">
      <w:pPr>
        <w:keepLines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Lines w:val="1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continent, name FROM world x</w:t>
      </w:r>
    </w:p>
    <w:p w:rsidR="00000000" w:rsidDel="00000000" w:rsidP="00000000" w:rsidRDefault="00000000" w:rsidRPr="00000000" w14:paraId="00000162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name &lt; ALL </w:t>
      </w:r>
    </w:p>
    <w:p w:rsidR="00000000" w:rsidDel="00000000" w:rsidP="00000000" w:rsidRDefault="00000000" w:rsidRPr="00000000" w14:paraId="00000163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(SELECT name FROM world y</w:t>
      </w:r>
    </w:p>
    <w:p w:rsidR="00000000" w:rsidDel="00000000" w:rsidP="00000000" w:rsidRDefault="00000000" w:rsidRPr="00000000" w14:paraId="00000164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WHERE y.name &lt; x.name</w:t>
      </w:r>
    </w:p>
    <w:p w:rsidR="00000000" w:rsidDel="00000000" w:rsidP="00000000" w:rsidRDefault="00000000" w:rsidRPr="00000000" w14:paraId="00000165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AND y.continent = x.continent)</w:t>
      </w:r>
    </w:p>
    <w:p w:rsidR="00000000" w:rsidDel="00000000" w:rsidP="00000000" w:rsidRDefault="00000000" w:rsidRPr="00000000" w14:paraId="00000166">
      <w:pPr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Lines w:val="1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continent, population</w:t>
      </w:r>
    </w:p>
    <w:p w:rsidR="00000000" w:rsidDel="00000000" w:rsidP="00000000" w:rsidRDefault="00000000" w:rsidRPr="00000000" w14:paraId="00000168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69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continent IN </w:t>
      </w:r>
    </w:p>
    <w:p w:rsidR="00000000" w:rsidDel="00000000" w:rsidP="00000000" w:rsidRDefault="00000000" w:rsidRPr="00000000" w14:paraId="0000016A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continent FROM world</w:t>
      </w:r>
    </w:p>
    <w:p w:rsidR="00000000" w:rsidDel="00000000" w:rsidP="00000000" w:rsidRDefault="00000000" w:rsidRPr="00000000" w14:paraId="0000016B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GROUP BY continent</w:t>
      </w:r>
    </w:p>
    <w:p w:rsidR="00000000" w:rsidDel="00000000" w:rsidP="00000000" w:rsidRDefault="00000000" w:rsidRPr="00000000" w14:paraId="0000016C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HAVING MAX(population) &lt;= 25000000)</w:t>
      </w:r>
    </w:p>
    <w:p w:rsidR="00000000" w:rsidDel="00000000" w:rsidP="00000000" w:rsidRDefault="00000000" w:rsidRPr="00000000" w14:paraId="0000016D">
      <w:pPr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continent</w:t>
      </w:r>
    </w:p>
    <w:p w:rsidR="00000000" w:rsidDel="00000000" w:rsidP="00000000" w:rsidRDefault="00000000" w:rsidRPr="00000000" w14:paraId="0000016F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 x</w:t>
      </w:r>
    </w:p>
    <w:p w:rsidR="00000000" w:rsidDel="00000000" w:rsidP="00000000" w:rsidRDefault="00000000" w:rsidRPr="00000000" w14:paraId="00000170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population / 3 &gt; ALL</w:t>
      </w:r>
    </w:p>
    <w:p w:rsidR="00000000" w:rsidDel="00000000" w:rsidP="00000000" w:rsidRDefault="00000000" w:rsidRPr="00000000" w14:paraId="00000171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population </w:t>
      </w:r>
    </w:p>
    <w:p w:rsidR="00000000" w:rsidDel="00000000" w:rsidP="00000000" w:rsidRDefault="00000000" w:rsidRPr="00000000" w14:paraId="00000172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FROM world y</w:t>
      </w:r>
    </w:p>
    <w:p w:rsidR="00000000" w:rsidDel="00000000" w:rsidP="00000000" w:rsidRDefault="00000000" w:rsidRPr="00000000" w14:paraId="00000173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WHERE x.continent =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y.continent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AND x.name &lt;&gt; y.name)</w:t>
      </w:r>
    </w:p>
    <w:p w:rsidR="00000000" w:rsidDel="00000000" w:rsidP="00000000" w:rsidRDefault="00000000" w:rsidRPr="00000000" w14:paraId="00000175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Ou:</w:t>
      </w:r>
    </w:p>
    <w:p w:rsidR="00000000" w:rsidDel="00000000" w:rsidP="00000000" w:rsidRDefault="00000000" w:rsidRPr="00000000" w14:paraId="00000177">
      <w:pPr>
        <w:keepLines w:val="1"/>
        <w:spacing w:after="0" w:line="24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continent</w:t>
      </w:r>
    </w:p>
    <w:p w:rsidR="00000000" w:rsidDel="00000000" w:rsidP="00000000" w:rsidRDefault="00000000" w:rsidRPr="00000000" w14:paraId="00000179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 x</w:t>
      </w:r>
    </w:p>
    <w:p w:rsidR="00000000" w:rsidDel="00000000" w:rsidP="00000000" w:rsidRDefault="00000000" w:rsidRPr="00000000" w14:paraId="0000017A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population / 3 &gt; ALL</w:t>
      </w:r>
    </w:p>
    <w:p w:rsidR="00000000" w:rsidDel="00000000" w:rsidP="00000000" w:rsidRDefault="00000000" w:rsidRPr="00000000" w14:paraId="0000017B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population </w:t>
      </w:r>
    </w:p>
    <w:p w:rsidR="00000000" w:rsidDel="00000000" w:rsidP="00000000" w:rsidRDefault="00000000" w:rsidRPr="00000000" w14:paraId="0000017C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FROM world y</w:t>
      </w:r>
    </w:p>
    <w:p w:rsidR="00000000" w:rsidDel="00000000" w:rsidP="00000000" w:rsidRDefault="00000000" w:rsidRPr="00000000" w14:paraId="0000017D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WHERE x.continent =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y.continent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AND x.name != y.name)</w:t>
      </w:r>
    </w:p>
    <w:p w:rsidR="00000000" w:rsidDel="00000000" w:rsidP="00000000" w:rsidRDefault="00000000" w:rsidRPr="00000000" w14:paraId="0000017F">
      <w:pPr>
        <w:keepLines w:val="1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heading=h.1p65k1b0lugq" w:id="4"/>
      <w:bookmarkEnd w:id="4"/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181">
      <w:pPr>
        <w:numPr>
          <w:ilvl w:val="0"/>
          <w:numId w:val="21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region, name, population </w:t>
      </w:r>
    </w:p>
    <w:p w:rsidR="00000000" w:rsidDel="00000000" w:rsidP="00000000" w:rsidRDefault="00000000" w:rsidRPr="00000000" w14:paraId="00000182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bbc x </w:t>
      </w:r>
    </w:p>
    <w:p w:rsidR="00000000" w:rsidDel="00000000" w:rsidP="00000000" w:rsidRDefault="00000000" w:rsidRPr="00000000" w14:paraId="00000183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population &lt;= ALL </w:t>
      </w:r>
    </w:p>
    <w:p w:rsidR="00000000" w:rsidDel="00000000" w:rsidP="00000000" w:rsidRDefault="00000000" w:rsidRPr="00000000" w14:paraId="00000184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population</w:t>
      </w:r>
    </w:p>
    <w:p w:rsidR="00000000" w:rsidDel="00000000" w:rsidP="00000000" w:rsidRDefault="00000000" w:rsidRPr="00000000" w14:paraId="00000185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FROM bbc y </w:t>
      </w:r>
    </w:p>
    <w:p w:rsidR="00000000" w:rsidDel="00000000" w:rsidP="00000000" w:rsidRDefault="00000000" w:rsidRPr="00000000" w14:paraId="00000186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WHERE y.region=x.region</w:t>
      </w:r>
    </w:p>
    <w:p w:rsidR="00000000" w:rsidDel="00000000" w:rsidP="00000000" w:rsidRDefault="00000000" w:rsidRPr="00000000" w14:paraId="00000187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AND population&gt;0)</w:t>
      </w:r>
    </w:p>
    <w:p w:rsidR="00000000" w:rsidDel="00000000" w:rsidP="00000000" w:rsidRDefault="00000000" w:rsidRPr="00000000" w14:paraId="00000188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name,region,population </w:t>
      </w:r>
    </w:p>
    <w:p w:rsidR="00000000" w:rsidDel="00000000" w:rsidP="00000000" w:rsidRDefault="00000000" w:rsidRPr="00000000" w14:paraId="0000018A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bbc x</w:t>
      </w:r>
    </w:p>
    <w:p w:rsidR="00000000" w:rsidDel="00000000" w:rsidP="00000000" w:rsidRDefault="00000000" w:rsidRPr="00000000" w14:paraId="0000018B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50000 &lt; ALL </w:t>
      </w:r>
    </w:p>
    <w:p w:rsidR="00000000" w:rsidDel="00000000" w:rsidP="00000000" w:rsidRDefault="00000000" w:rsidRPr="00000000" w14:paraId="0000018C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population</w:t>
      </w:r>
    </w:p>
    <w:p w:rsidR="00000000" w:rsidDel="00000000" w:rsidP="00000000" w:rsidRDefault="00000000" w:rsidRPr="00000000" w14:paraId="0000018D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FROM bbc y</w:t>
      </w:r>
    </w:p>
    <w:p w:rsidR="00000000" w:rsidDel="00000000" w:rsidP="00000000" w:rsidRDefault="00000000" w:rsidRPr="00000000" w14:paraId="0000018E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WHERE x.region=y.region</w:t>
      </w:r>
    </w:p>
    <w:p w:rsidR="00000000" w:rsidDel="00000000" w:rsidP="00000000" w:rsidRDefault="00000000" w:rsidRPr="00000000" w14:paraId="0000018F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AND y.population&gt;0)</w:t>
      </w:r>
    </w:p>
    <w:p w:rsidR="00000000" w:rsidDel="00000000" w:rsidP="00000000" w:rsidRDefault="00000000" w:rsidRPr="00000000" w14:paraId="00000190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name, region </w:t>
      </w:r>
    </w:p>
    <w:p w:rsidR="00000000" w:rsidDel="00000000" w:rsidP="00000000" w:rsidRDefault="00000000" w:rsidRPr="00000000" w14:paraId="00000192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bbc x</w:t>
      </w:r>
    </w:p>
    <w:p w:rsidR="00000000" w:rsidDel="00000000" w:rsidP="00000000" w:rsidRDefault="00000000" w:rsidRPr="00000000" w14:paraId="00000193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population &lt; ALL</w:t>
      </w:r>
    </w:p>
    <w:p w:rsidR="00000000" w:rsidDel="00000000" w:rsidP="00000000" w:rsidRDefault="00000000" w:rsidRPr="00000000" w14:paraId="00000194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population / 3 </w:t>
      </w:r>
    </w:p>
    <w:p w:rsidR="00000000" w:rsidDel="00000000" w:rsidP="00000000" w:rsidRDefault="00000000" w:rsidRPr="00000000" w14:paraId="00000195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FROM bbc y</w:t>
      </w:r>
    </w:p>
    <w:p w:rsidR="00000000" w:rsidDel="00000000" w:rsidP="00000000" w:rsidRDefault="00000000" w:rsidRPr="00000000" w14:paraId="00000196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WHERE y.region = x.region</w:t>
      </w:r>
    </w:p>
    <w:p w:rsidR="00000000" w:rsidDel="00000000" w:rsidP="00000000" w:rsidRDefault="00000000" w:rsidRPr="00000000" w14:paraId="00000197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AND y.name != x.name)</w:t>
      </w:r>
    </w:p>
    <w:p w:rsidR="00000000" w:rsidDel="00000000" w:rsidP="00000000" w:rsidRDefault="00000000" w:rsidRPr="00000000" w14:paraId="00000198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 FROM bbc</w:t>
      </w:r>
    </w:p>
    <w:p w:rsidR="00000000" w:rsidDel="00000000" w:rsidP="00000000" w:rsidRDefault="00000000" w:rsidRPr="00000000" w14:paraId="0000019A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population &gt;</w:t>
      </w:r>
    </w:p>
    <w:p w:rsidR="00000000" w:rsidDel="00000000" w:rsidP="00000000" w:rsidRDefault="00000000" w:rsidRPr="00000000" w14:paraId="0000019B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population FROM bbc</w:t>
      </w:r>
    </w:p>
    <w:p w:rsidR="00000000" w:rsidDel="00000000" w:rsidP="00000000" w:rsidRDefault="00000000" w:rsidRPr="00000000" w14:paraId="0000019C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WHERE name='United Kingdom')</w:t>
      </w:r>
    </w:p>
    <w:p w:rsidR="00000000" w:rsidDel="00000000" w:rsidP="00000000" w:rsidRDefault="00000000" w:rsidRPr="00000000" w14:paraId="0000019D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AND region IN</w:t>
      </w:r>
    </w:p>
    <w:p w:rsidR="00000000" w:rsidDel="00000000" w:rsidP="00000000" w:rsidRDefault="00000000" w:rsidRPr="00000000" w14:paraId="0000019E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region FROM bbc</w:t>
      </w:r>
    </w:p>
    <w:p w:rsidR="00000000" w:rsidDel="00000000" w:rsidP="00000000" w:rsidRDefault="00000000" w:rsidRPr="00000000" w14:paraId="0000019F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WHERE name = 'United Kingdom')</w:t>
      </w:r>
    </w:p>
    <w:p w:rsidR="00000000" w:rsidDel="00000000" w:rsidP="00000000" w:rsidRDefault="00000000" w:rsidRPr="00000000" w14:paraId="000001A0">
      <w:pPr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Lines w:val="1"/>
        <w:numPr>
          <w:ilvl w:val="0"/>
          <w:numId w:val="21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 FROM bbc</w:t>
      </w:r>
    </w:p>
    <w:p w:rsidR="00000000" w:rsidDel="00000000" w:rsidP="00000000" w:rsidRDefault="00000000" w:rsidRPr="00000000" w14:paraId="000001A2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gdp &gt; </w:t>
      </w:r>
    </w:p>
    <w:p w:rsidR="00000000" w:rsidDel="00000000" w:rsidP="00000000" w:rsidRDefault="00000000" w:rsidRPr="00000000" w14:paraId="000001A3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(SELECT MAX(gdp) FROM bbc</w:t>
      </w:r>
    </w:p>
    <w:p w:rsidR="00000000" w:rsidDel="00000000" w:rsidP="00000000" w:rsidRDefault="00000000" w:rsidRPr="00000000" w14:paraId="000001A4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WHERE region = 'Africa')</w:t>
      </w:r>
    </w:p>
    <w:p w:rsidR="00000000" w:rsidDel="00000000" w:rsidP="00000000" w:rsidRDefault="00000000" w:rsidRPr="00000000" w14:paraId="000001A5">
      <w:pPr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Lines w:val="1"/>
        <w:numPr>
          <w:ilvl w:val="0"/>
          <w:numId w:val="21"/>
        </w:numPr>
        <w:spacing w:after="0" w:lin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name FROM bbc</w:t>
      </w:r>
    </w:p>
    <w:p w:rsidR="00000000" w:rsidDel="00000000" w:rsidP="00000000" w:rsidRDefault="00000000" w:rsidRPr="00000000" w14:paraId="000001A7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population &lt; (SELECT population FROM bbc WHERE name='Russia')</w:t>
      </w:r>
    </w:p>
    <w:p w:rsidR="00000000" w:rsidDel="00000000" w:rsidP="00000000" w:rsidRDefault="00000000" w:rsidRPr="00000000" w14:paraId="000001A8">
      <w:pPr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AND population &gt; (SELECT population FROM bbc WHERE name='Denmark')</w:t>
      </w:r>
    </w:p>
    <w:p w:rsidR="00000000" w:rsidDel="00000000" w:rsidP="00000000" w:rsidRDefault="00000000" w:rsidRPr="00000000" w14:paraId="000001A9">
      <w:pPr>
        <w:keepLines w:val="1"/>
        <w:spacing w:after="0" w:line="240" w:lineRule="auto"/>
        <w:ind w:left="0" w:firstLine="0"/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Lines w:val="1"/>
        <w:numPr>
          <w:ilvl w:val="0"/>
          <w:numId w:val="21"/>
        </w:numPr>
        <w:spacing w:after="0" w:line="240" w:lineRule="auto"/>
        <w:ind w:left="720" w:hanging="360"/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SELECT name FROM bbc</w:t>
      </w:r>
    </w:p>
    <w:p w:rsidR="00000000" w:rsidDel="00000000" w:rsidP="00000000" w:rsidRDefault="00000000" w:rsidRPr="00000000" w14:paraId="000001AB">
      <w:pPr>
        <w:keepLines w:val="1"/>
        <w:spacing w:after="0" w:line="240" w:lineRule="auto"/>
        <w:ind w:left="720" w:firstLine="0"/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WHERE population &gt; ALL </w:t>
      </w:r>
    </w:p>
    <w:p w:rsidR="00000000" w:rsidDel="00000000" w:rsidP="00000000" w:rsidRDefault="00000000" w:rsidRPr="00000000" w14:paraId="000001AC">
      <w:pPr>
        <w:keepLines w:val="1"/>
        <w:spacing w:after="0" w:line="240" w:lineRule="auto"/>
        <w:ind w:left="720" w:firstLine="0"/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  (SELECT MAX(population)</w:t>
      </w:r>
    </w:p>
    <w:p w:rsidR="00000000" w:rsidDel="00000000" w:rsidP="00000000" w:rsidRDefault="00000000" w:rsidRPr="00000000" w14:paraId="000001AD">
      <w:pPr>
        <w:keepLines w:val="1"/>
        <w:spacing w:after="0" w:line="240" w:lineRule="auto"/>
        <w:ind w:left="720" w:firstLine="0"/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     FROM bbc WHERE region = 'Europe')</w:t>
      </w:r>
    </w:p>
    <w:p w:rsidR="00000000" w:rsidDel="00000000" w:rsidP="00000000" w:rsidRDefault="00000000" w:rsidRPr="00000000" w14:paraId="000001AE">
      <w:pPr>
        <w:keepLines w:val="1"/>
        <w:spacing w:after="0" w:line="240" w:lineRule="auto"/>
        <w:ind w:left="720" w:firstLine="0"/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18"/>
          <w:szCs w:val="18"/>
          <w:highlight w:val="white"/>
          <w:rtl w:val="0"/>
        </w:rPr>
        <w:t xml:space="preserve">   AND region = 'South Asia'</w:t>
      </w:r>
    </w:p>
    <w:p w:rsidR="00000000" w:rsidDel="00000000" w:rsidP="00000000" w:rsidRDefault="00000000" w:rsidRPr="00000000" w14:paraId="000001AF">
      <w:pPr>
        <w:keepLines w:val="1"/>
        <w:spacing w:after="0" w:line="240" w:lineRule="auto"/>
        <w:ind w:left="720" w:firstLine="0"/>
        <w:rPr>
          <w:rFonts w:ascii="Arial" w:cs="Arial" w:eastAsia="Arial" w:hAnsi="Arial"/>
          <w:color w:val="202124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Lines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Lines w:val="1"/>
        <w:spacing w:after="0" w:line="240" w:lineRule="auto"/>
        <w:rPr/>
      </w:pPr>
      <w:bookmarkStart w:colFirst="0" w:colLast="0" w:name="_heading=h.h3m0iu6ja2af" w:id="5"/>
      <w:bookmarkEnd w:id="5"/>
      <w:r w:rsidDel="00000000" w:rsidR="00000000" w:rsidRPr="00000000">
        <w:rPr>
          <w:rtl w:val="0"/>
        </w:rPr>
        <w:t xml:space="preserve">SUM and COUNT</w:t>
      </w:r>
    </w:p>
    <w:p w:rsidR="00000000" w:rsidDel="00000000" w:rsidP="00000000" w:rsidRDefault="00000000" w:rsidRPr="00000000" w14:paraId="000001B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heading=h.2ouyg76gbmfq" w:id="6"/>
      <w:bookmarkEnd w:id="6"/>
      <w:r w:rsidDel="00000000" w:rsidR="00000000" w:rsidRPr="00000000">
        <w:rPr>
          <w:rtl w:val="0"/>
        </w:rPr>
        <w:t xml:space="preserve">Using SUM, COUNT, MAX, DISTINCT and ORDER BY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spacing w:after="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SUM(population) AS  'Population', SUM(gdp) AS 'GDP'</w:t>
      </w:r>
    </w:p>
    <w:p w:rsidR="00000000" w:rsidDel="00000000" w:rsidP="00000000" w:rsidRDefault="00000000" w:rsidRPr="00000000" w14:paraId="000001B6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B7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WHERE continent = 'Europe'</w:t>
      </w:r>
    </w:p>
    <w:p w:rsidR="00000000" w:rsidDel="00000000" w:rsidP="00000000" w:rsidRDefault="00000000" w:rsidRPr="00000000" w14:paraId="000001B8">
      <w:pPr>
        <w:spacing w:after="0" w:lineRule="auto"/>
        <w:ind w:left="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DISTINCT continent FROM world</w:t>
      </w:r>
    </w:p>
    <w:p w:rsidR="00000000" w:rsidDel="00000000" w:rsidP="00000000" w:rsidRDefault="00000000" w:rsidRPr="00000000" w14:paraId="000001BA">
      <w:pPr>
        <w:spacing w:after="0" w:lineRule="auto"/>
        <w:ind w:left="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name, continent, population/10E5 as 'population'</w:t>
      </w:r>
    </w:p>
    <w:p w:rsidR="00000000" w:rsidDel="00000000" w:rsidP="00000000" w:rsidRDefault="00000000" w:rsidRPr="00000000" w14:paraId="000001BC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BD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WHERE population &gt; 10E7</w:t>
      </w:r>
    </w:p>
    <w:p w:rsidR="00000000" w:rsidDel="00000000" w:rsidP="00000000" w:rsidRDefault="00000000" w:rsidRPr="00000000" w14:paraId="000001BE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GROUP BY continent, name, population</w:t>
      </w:r>
    </w:p>
    <w:p w:rsidR="00000000" w:rsidDel="00000000" w:rsidP="00000000" w:rsidRDefault="00000000" w:rsidRPr="00000000" w14:paraId="000001BF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ORDER BY continent ASC, population DESC</w:t>
      </w:r>
    </w:p>
    <w:p w:rsidR="00000000" w:rsidDel="00000000" w:rsidP="00000000" w:rsidRDefault="00000000" w:rsidRPr="00000000" w14:paraId="000001C0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SUM(population) AS 'total population' FROM world</w:t>
      </w:r>
    </w:p>
    <w:p w:rsidR="00000000" w:rsidDel="00000000" w:rsidP="00000000" w:rsidRDefault="00000000" w:rsidRPr="00000000" w14:paraId="000001C2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Rule="auto"/>
        <w:ind w:left="720" w:firstLine="0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Para mostrar a população em bilhões com 3 casas decimais:</w:t>
      </w:r>
    </w:p>
    <w:p w:rsidR="00000000" w:rsidDel="00000000" w:rsidP="00000000" w:rsidRDefault="00000000" w:rsidRPr="00000000" w14:paraId="000001C5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ROUND(SUM(population/10E8), 3) AS 'total population in billions' FROM world</w:t>
      </w:r>
    </w:p>
    <w:p w:rsidR="00000000" w:rsidDel="00000000" w:rsidP="00000000" w:rsidRDefault="00000000" w:rsidRPr="00000000" w14:paraId="000001C7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DISTINCT continent FROM world</w:t>
      </w:r>
    </w:p>
    <w:p w:rsidR="00000000" w:rsidDel="00000000" w:rsidP="00000000" w:rsidRDefault="00000000" w:rsidRPr="00000000" w14:paraId="000001C9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SUM(gdp) AS 'total gdp' FROM world</w:t>
      </w:r>
    </w:p>
    <w:p w:rsidR="00000000" w:rsidDel="00000000" w:rsidP="00000000" w:rsidRDefault="00000000" w:rsidRPr="00000000" w14:paraId="000001CB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continent = 'Africa'</w:t>
      </w:r>
    </w:p>
    <w:p w:rsidR="00000000" w:rsidDel="00000000" w:rsidP="00000000" w:rsidRDefault="00000000" w:rsidRPr="00000000" w14:paraId="000001CC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COUNT(name) FROM world</w:t>
      </w:r>
    </w:p>
    <w:p w:rsidR="00000000" w:rsidDel="00000000" w:rsidP="00000000" w:rsidRDefault="00000000" w:rsidRPr="00000000" w14:paraId="000001CE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area &gt;= 1000000</w:t>
      </w:r>
    </w:p>
    <w:p w:rsidR="00000000" w:rsidDel="00000000" w:rsidP="00000000" w:rsidRDefault="00000000" w:rsidRPr="00000000" w14:paraId="000001CF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SUM(population) FROM world</w:t>
      </w:r>
    </w:p>
    <w:p w:rsidR="00000000" w:rsidDel="00000000" w:rsidP="00000000" w:rsidRDefault="00000000" w:rsidRPr="00000000" w14:paraId="000001D1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WHERE name IN ('Estonia', 'Latvia', 'Lithuania')</w:t>
      </w:r>
    </w:p>
    <w:p w:rsidR="00000000" w:rsidDel="00000000" w:rsidP="00000000" w:rsidRDefault="00000000" w:rsidRPr="00000000" w14:paraId="000001D2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heading=h.8js3hnbrwjf9" w:id="7"/>
      <w:bookmarkEnd w:id="7"/>
      <w:r w:rsidDel="00000000" w:rsidR="00000000" w:rsidRPr="00000000">
        <w:rPr>
          <w:rtl w:val="0"/>
        </w:rPr>
        <w:t xml:space="preserve">Using GROUP BY and HAVING</w:t>
      </w:r>
    </w:p>
    <w:p w:rsidR="00000000" w:rsidDel="00000000" w:rsidP="00000000" w:rsidRDefault="00000000" w:rsidRPr="00000000" w14:paraId="000001D4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spacing w:after="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continent, COUNT(name) as 'countries' FROM world</w:t>
      </w:r>
    </w:p>
    <w:p w:rsidR="00000000" w:rsidDel="00000000" w:rsidP="00000000" w:rsidRDefault="00000000" w:rsidRPr="00000000" w14:paraId="000001D6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1D7">
      <w:pPr>
        <w:spacing w:after="0" w:lineRule="auto"/>
        <w:ind w:left="0" w:firstLine="0"/>
        <w:rPr>
          <w:rFonts w:ascii="Arial" w:cs="Arial" w:eastAsia="Arial" w:hAnsi="Arial"/>
          <w:i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ind w:left="720" w:firstLine="0"/>
        <w:rPr>
          <w:rFonts w:ascii="Arial" w:cs="Arial" w:eastAsia="Arial" w:hAnsi="Arial"/>
          <w:i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sz w:val="18"/>
          <w:szCs w:val="18"/>
          <w:rtl w:val="0"/>
        </w:rPr>
        <w:t xml:space="preserve">Para ordenar do continente com mais países para o continente com menos países:</w:t>
      </w:r>
    </w:p>
    <w:p w:rsidR="00000000" w:rsidDel="00000000" w:rsidP="00000000" w:rsidRDefault="00000000" w:rsidRPr="00000000" w14:paraId="000001D9">
      <w:pPr>
        <w:spacing w:after="0" w:lineRule="auto"/>
        <w:ind w:left="720" w:firstLine="0"/>
        <w:rPr>
          <w:rFonts w:ascii="Arial" w:cs="Arial" w:eastAsia="Arial" w:hAnsi="Arial"/>
          <w:i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continent, COUNT(name) as 'countries'</w:t>
      </w:r>
    </w:p>
    <w:p w:rsidR="00000000" w:rsidDel="00000000" w:rsidP="00000000" w:rsidRDefault="00000000" w:rsidRPr="00000000" w14:paraId="000001DB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DC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GROUP BY continent </w:t>
      </w:r>
    </w:p>
    <w:p w:rsidR="00000000" w:rsidDel="00000000" w:rsidP="00000000" w:rsidRDefault="00000000" w:rsidRPr="00000000" w14:paraId="000001DD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ORDER BY countries DESC</w:t>
      </w:r>
    </w:p>
    <w:p w:rsidR="00000000" w:rsidDel="00000000" w:rsidP="00000000" w:rsidRDefault="00000000" w:rsidRPr="00000000" w14:paraId="000001DE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continent, SUM(population) AS 'total population'</w:t>
      </w:r>
    </w:p>
    <w:p w:rsidR="00000000" w:rsidDel="00000000" w:rsidP="00000000" w:rsidRDefault="00000000" w:rsidRPr="00000000" w14:paraId="000001E0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E1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1E2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ORDER BY 'total population' DESC</w:t>
      </w:r>
    </w:p>
    <w:p w:rsidR="00000000" w:rsidDel="00000000" w:rsidP="00000000" w:rsidRDefault="00000000" w:rsidRPr="00000000" w14:paraId="000001E3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after="0" w:lineRule="auto"/>
        <w:ind w:left="720" w:firstLine="0"/>
        <w:rPr>
          <w:rFonts w:ascii="Arial" w:cs="Arial" w:eastAsia="Arial" w:hAnsi="Arial"/>
          <w:i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sz w:val="18"/>
          <w:szCs w:val="18"/>
          <w:rtl w:val="0"/>
        </w:rPr>
        <w:t xml:space="preserve">Para ler os valores de uma forma mais legível (em milhões, com 2 casas decimais):</w:t>
      </w:r>
    </w:p>
    <w:p w:rsidR="00000000" w:rsidDel="00000000" w:rsidP="00000000" w:rsidRDefault="00000000" w:rsidRPr="00000000" w14:paraId="000001E5">
      <w:pPr>
        <w:spacing w:after="0" w:lineRule="auto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Rule="auto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continent, ROUND(SUM(population/10E5),2) AS 'total population'</w:t>
      </w:r>
    </w:p>
    <w:p w:rsidR="00000000" w:rsidDel="00000000" w:rsidP="00000000" w:rsidRDefault="00000000" w:rsidRPr="00000000" w14:paraId="000001E7">
      <w:pPr>
        <w:spacing w:after="0" w:lineRule="auto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color w:val="66666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FROM world</w:t>
      </w:r>
    </w:p>
    <w:p w:rsidR="00000000" w:rsidDel="00000000" w:rsidP="00000000" w:rsidRDefault="00000000" w:rsidRPr="00000000" w14:paraId="000001E8">
      <w:pPr>
        <w:spacing w:after="0" w:lineRule="auto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GROUP BY continent</w:t>
      </w:r>
    </w:p>
    <w:p w:rsidR="00000000" w:rsidDel="00000000" w:rsidP="00000000" w:rsidRDefault="00000000" w:rsidRPr="00000000" w14:paraId="000001E9">
      <w:pPr>
        <w:spacing w:after="0" w:lineRule="auto"/>
        <w:ind w:firstLine="72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color w:val="66666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ORDER BY 'total population' DESC</w:t>
      </w:r>
    </w:p>
    <w:p w:rsidR="00000000" w:rsidDel="00000000" w:rsidP="00000000" w:rsidRDefault="00000000" w:rsidRPr="00000000" w14:paraId="000001EA">
      <w:pPr>
        <w:spacing w:after="0" w:lineRule="auto"/>
        <w:ind w:left="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spacing w:after="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continent, COUNT(name) AS 'countries'</w:t>
      </w:r>
    </w:p>
    <w:p w:rsidR="00000000" w:rsidDel="00000000" w:rsidP="00000000" w:rsidRDefault="00000000" w:rsidRPr="00000000" w14:paraId="000001EC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ED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WHERE population &gt; 200*10E5</w:t>
      </w:r>
    </w:p>
    <w:p w:rsidR="00000000" w:rsidDel="00000000" w:rsidP="00000000" w:rsidRDefault="00000000" w:rsidRPr="00000000" w14:paraId="000001EE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1EF">
      <w:pPr>
        <w:spacing w:after="0" w:lineRule="auto"/>
        <w:ind w:left="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17"/>
        </w:numPr>
        <w:spacing w:after="0" w:lineRule="auto"/>
        <w:ind w:left="720" w:hanging="36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continent, SUM(population)</w:t>
      </w:r>
    </w:p>
    <w:p w:rsidR="00000000" w:rsidDel="00000000" w:rsidP="00000000" w:rsidRDefault="00000000" w:rsidRPr="00000000" w14:paraId="000001F1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F2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1F3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HAVING SUM(population) &gt; 5*10E7</w:t>
      </w:r>
    </w:p>
    <w:p w:rsidR="00000000" w:rsidDel="00000000" w:rsidP="00000000" w:rsidRDefault="00000000" w:rsidRPr="00000000" w14:paraId="000001F4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Rule="auto"/>
        <w:ind w:left="720" w:firstLine="0"/>
        <w:rPr>
          <w:rFonts w:ascii="Arial" w:cs="Arial" w:eastAsia="Arial" w:hAnsi="Arial"/>
          <w:i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sz w:val="18"/>
          <w:szCs w:val="18"/>
          <w:rtl w:val="0"/>
        </w:rPr>
        <w:t xml:space="preserve">Para mostrar a população em bilhões com 3 casas decimais:</w:t>
      </w:r>
    </w:p>
    <w:p w:rsidR="00000000" w:rsidDel="00000000" w:rsidP="00000000" w:rsidRDefault="00000000" w:rsidRPr="00000000" w14:paraId="000001F6">
      <w:pPr>
        <w:spacing w:after="0" w:lineRule="auto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SELECT continent, ROUND(SUM(population)/10E8,3)</w:t>
      </w:r>
    </w:p>
    <w:p w:rsidR="00000000" w:rsidDel="00000000" w:rsidP="00000000" w:rsidRDefault="00000000" w:rsidRPr="00000000" w14:paraId="000001F8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F9">
      <w:pPr>
        <w:spacing w:after="0" w:lineRule="auto"/>
        <w:ind w:left="720" w:firstLine="0"/>
        <w:rPr>
          <w:rFonts w:ascii="Arial" w:cs="Arial" w:eastAsia="Arial" w:hAnsi="Arial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1FA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HAVING SUM(population) &gt; 5*10E7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continent, COUNT(name)</w:t>
      </w:r>
    </w:p>
    <w:p w:rsidR="00000000" w:rsidDel="00000000" w:rsidP="00000000" w:rsidRDefault="00000000" w:rsidRPr="00000000" w14:paraId="000001FD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1FE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1FF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Rule="auto"/>
        <w:ind w:left="720" w:firstLine="0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Para mostrar a lista ordenada pelos continentes que contém mais países, em ordem decrescente, nomeando a coluna do total de países por continente como ‘# of countries’:</w:t>
      </w:r>
    </w:p>
    <w:p w:rsidR="00000000" w:rsidDel="00000000" w:rsidP="00000000" w:rsidRDefault="00000000" w:rsidRPr="00000000" w14:paraId="00000202">
      <w:pPr>
        <w:spacing w:after="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continent, COUNT(name) AS ‘# of countries’</w:t>
      </w:r>
    </w:p>
    <w:p w:rsidR="00000000" w:rsidDel="00000000" w:rsidP="00000000" w:rsidRDefault="00000000" w:rsidRPr="00000000" w14:paraId="00000204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205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206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ORDER BY COUNT(name) DESC</w:t>
      </w:r>
    </w:p>
    <w:p w:rsidR="00000000" w:rsidDel="00000000" w:rsidP="00000000" w:rsidRDefault="00000000" w:rsidRPr="00000000" w14:paraId="00000207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continent, COUNT(name) AS ‘# of countries’</w:t>
      </w:r>
    </w:p>
    <w:p w:rsidR="00000000" w:rsidDel="00000000" w:rsidP="00000000" w:rsidRDefault="00000000" w:rsidRPr="00000000" w14:paraId="00000209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20A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population &gt;= 10E6</w:t>
      </w:r>
    </w:p>
    <w:p w:rsidR="00000000" w:rsidDel="00000000" w:rsidP="00000000" w:rsidRDefault="00000000" w:rsidRPr="00000000" w14:paraId="0000020B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20C">
      <w:pPr>
        <w:spacing w:after="0" w:lineRule="auto"/>
        <w:ind w:left="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sz w:val="18"/>
          <w:szCs w:val="18"/>
          <w:rtl w:val="0"/>
        </w:rPr>
        <w:t xml:space="preserve">Para mostrar a lista ordenada pela população total (em milhões com 2 casas decimais):: </w:t>
      </w:r>
    </w:p>
    <w:p w:rsidR="00000000" w:rsidDel="00000000" w:rsidP="00000000" w:rsidRDefault="00000000" w:rsidRPr="00000000" w14:paraId="0000020E">
      <w:pPr>
        <w:spacing w:after="0" w:lineRule="auto"/>
        <w:ind w:left="720" w:firstLine="0"/>
        <w:rPr>
          <w:rFonts w:ascii="Arial" w:cs="Arial" w:eastAsia="Arial" w:hAnsi="Arial"/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continent,</w:t>
      </w:r>
    </w:p>
    <w:p w:rsidR="00000000" w:rsidDel="00000000" w:rsidP="00000000" w:rsidRDefault="00000000" w:rsidRPr="00000000" w14:paraId="00000210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COUNT(name) AS '# of countries',</w:t>
      </w:r>
    </w:p>
    <w:p w:rsidR="00000000" w:rsidDel="00000000" w:rsidP="00000000" w:rsidRDefault="00000000" w:rsidRPr="00000000" w14:paraId="00000211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ROUND((SUM(population) / 10E5), 2) AS 'total population'</w:t>
      </w:r>
    </w:p>
    <w:p w:rsidR="00000000" w:rsidDel="00000000" w:rsidP="00000000" w:rsidRDefault="00000000" w:rsidRPr="00000000" w14:paraId="00000212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213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WHERE population &gt;= 10E6</w:t>
      </w:r>
    </w:p>
    <w:p w:rsidR="00000000" w:rsidDel="00000000" w:rsidP="00000000" w:rsidRDefault="00000000" w:rsidRPr="00000000" w14:paraId="00000214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GROUP BY continent </w:t>
      </w:r>
    </w:p>
    <w:p w:rsidR="00000000" w:rsidDel="00000000" w:rsidP="00000000" w:rsidRDefault="00000000" w:rsidRPr="00000000" w14:paraId="00000215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ORDER BY 'total population' DESC</w:t>
      </w:r>
    </w:p>
    <w:p w:rsidR="00000000" w:rsidDel="00000000" w:rsidP="00000000" w:rsidRDefault="00000000" w:rsidRPr="00000000" w14:paraId="00000216">
      <w:pPr>
        <w:spacing w:after="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23"/>
        </w:numPr>
        <w:spacing w:after="0" w:lineRule="auto"/>
        <w:ind w:left="720" w:hanging="360"/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SELECT continent</w:t>
      </w:r>
    </w:p>
    <w:p w:rsidR="00000000" w:rsidDel="00000000" w:rsidP="00000000" w:rsidRDefault="00000000" w:rsidRPr="00000000" w14:paraId="00000218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FROM world</w:t>
      </w:r>
    </w:p>
    <w:p w:rsidR="00000000" w:rsidDel="00000000" w:rsidP="00000000" w:rsidRDefault="00000000" w:rsidRPr="00000000" w14:paraId="00000219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GROUP BY continent</w:t>
      </w:r>
    </w:p>
    <w:p w:rsidR="00000000" w:rsidDel="00000000" w:rsidP="00000000" w:rsidRDefault="00000000" w:rsidRPr="00000000" w14:paraId="0000021A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HAVING sum(population) &gt;= 100*10E5</w:t>
      </w:r>
    </w:p>
    <w:p w:rsidR="00000000" w:rsidDel="00000000" w:rsidP="00000000" w:rsidRDefault="00000000" w:rsidRPr="00000000" w14:paraId="0000021B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0" w:lineRule="auto"/>
        <w:rPr/>
      </w:pPr>
      <w:bookmarkStart w:colFirst="0" w:colLast="0" w:name="_heading=h.273100myi7h2" w:id="8"/>
      <w:bookmarkEnd w:id="8"/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SUM(population) FROM bbc WHERE region = 'Europe'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COUNT(name) FROM bbc WHERE population &lt; 150000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AVG(), COUNT(), MAX(), MIN(), SUM()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result due to invalid use of the WHERE function (para usar uma </w:t>
      </w:r>
      <w:r w:rsidDel="00000000" w:rsidR="00000000" w:rsidRPr="00000000">
        <w:rPr>
          <w:i w:val="1"/>
          <w:rtl w:val="0"/>
        </w:rPr>
        <w:t xml:space="preserve">aggregate function</w:t>
      </w:r>
      <w:r w:rsidDel="00000000" w:rsidR="00000000" w:rsidRPr="00000000">
        <w:rPr>
          <w:rtl w:val="0"/>
        </w:rPr>
        <w:t xml:space="preserve">, é preciso usar a função HAVING)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AVG(population) FROM bbc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WHERE name IN ('Poland', 'Germany', 'Denmark')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region, SUM(population)/SUM(area) AS density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FROM bbc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GROUP BY region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name, population/area AS density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FROM bbc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WHERE population = (SELECT MAX(population) FROM bbc)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region, SUM(area)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FROM bbc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GROUP BY region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HAVING SUM(area)&lt;= 20000000</w:t>
      </w:r>
    </w:p>
    <w:p w:rsidR="00000000" w:rsidDel="00000000" w:rsidP="00000000" w:rsidRDefault="00000000" w:rsidRPr="00000000" w14:paraId="0000023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ind w:left="0" w:firstLine="0"/>
        <w:rPr/>
      </w:pPr>
      <w:bookmarkStart w:colFirst="0" w:colLast="0" w:name="_heading=h.rbbsbejpaksf" w:id="9"/>
      <w:bookmarkEnd w:id="9"/>
      <w:r w:rsidDel="00000000" w:rsidR="00000000" w:rsidRPr="00000000">
        <w:rPr>
          <w:rtl w:val="0"/>
        </w:rPr>
        <w:t xml:space="preserve">The JOIN operation</w:t>
      </w:r>
    </w:p>
    <w:p w:rsidR="00000000" w:rsidDel="00000000" w:rsidP="00000000" w:rsidRDefault="00000000" w:rsidRPr="00000000" w14:paraId="000002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matchid, player FROM goal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WHERE teamid = 'GER'</w:t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id, stadium, team1, team2</w:t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WHERE id = 1012</w:t>
      </w:r>
    </w:p>
    <w:p w:rsidR="00000000" w:rsidDel="00000000" w:rsidP="00000000" w:rsidRDefault="00000000" w:rsidRPr="00000000" w14:paraId="0000023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player, teamid, stadium, mdate</w:t>
      </w:r>
    </w:p>
    <w:p w:rsidR="00000000" w:rsidDel="00000000" w:rsidP="00000000" w:rsidRDefault="00000000" w:rsidRPr="00000000" w14:paraId="00000240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JOIN goal ON (game.id=goal.matchid)</w:t>
      </w:r>
    </w:p>
    <w:p w:rsidR="00000000" w:rsidDel="00000000" w:rsidP="00000000" w:rsidRDefault="00000000" w:rsidRPr="00000000" w14:paraId="00000241">
      <w:pPr>
        <w:spacing w:after="0" w:lineRule="auto"/>
        <w:rPr/>
      </w:pPr>
      <w:r w:rsidDel="00000000" w:rsidR="00000000" w:rsidRPr="00000000">
        <w:rPr>
          <w:rtl w:val="0"/>
        </w:rPr>
        <w:t xml:space="preserve"> WHERE teamid = 'GER'</w:t>
      </w:r>
    </w:p>
    <w:p w:rsidR="00000000" w:rsidDel="00000000" w:rsidP="00000000" w:rsidRDefault="00000000" w:rsidRPr="00000000" w14:paraId="00000242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team1, team2, player</w:t>
      </w:r>
    </w:p>
    <w:p w:rsidR="00000000" w:rsidDel="00000000" w:rsidP="00000000" w:rsidRDefault="00000000" w:rsidRPr="00000000" w14:paraId="00000244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JOIN goal ON (game.id=goal.matchid)</w:t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rtl w:val="0"/>
        </w:rPr>
        <w:t xml:space="preserve"> WHERE player LIKE 'Mario%'</w:t>
      </w:r>
    </w:p>
    <w:p w:rsidR="00000000" w:rsidDel="00000000" w:rsidP="00000000" w:rsidRDefault="00000000" w:rsidRPr="00000000" w14:paraId="0000024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player, teamid, coach, gtime</w:t>
      </w:r>
    </w:p>
    <w:p w:rsidR="00000000" w:rsidDel="00000000" w:rsidP="00000000" w:rsidRDefault="00000000" w:rsidRPr="00000000" w14:paraId="00000248">
      <w:pPr>
        <w:spacing w:after="0" w:lineRule="auto"/>
        <w:rPr/>
      </w:pPr>
      <w:r w:rsidDel="00000000" w:rsidR="00000000" w:rsidRPr="00000000">
        <w:rPr>
          <w:rtl w:val="0"/>
        </w:rPr>
        <w:t xml:space="preserve">  FROM goal JOIN </w:t>
      </w:r>
      <w:r w:rsidDel="00000000" w:rsidR="00000000" w:rsidRPr="00000000">
        <w:rPr>
          <w:rtl w:val="0"/>
        </w:rPr>
        <w:t xml:space="preserve">eteam</w:t>
      </w:r>
      <w:r w:rsidDel="00000000" w:rsidR="00000000" w:rsidRPr="00000000">
        <w:rPr>
          <w:rtl w:val="0"/>
        </w:rPr>
        <w:t xml:space="preserve"> ON (goal.teamid=eteam.id)</w:t>
      </w:r>
    </w:p>
    <w:p w:rsidR="00000000" w:rsidDel="00000000" w:rsidP="00000000" w:rsidRDefault="00000000" w:rsidRPr="00000000" w14:paraId="00000249">
      <w:pPr>
        <w:spacing w:after="0" w:lineRule="auto"/>
        <w:rPr/>
      </w:pPr>
      <w:r w:rsidDel="00000000" w:rsidR="00000000" w:rsidRPr="00000000">
        <w:rPr>
          <w:rtl w:val="0"/>
        </w:rPr>
        <w:t xml:space="preserve"> WHERE gtime &lt;= 10</w:t>
      </w:r>
    </w:p>
    <w:p w:rsidR="00000000" w:rsidDel="00000000" w:rsidP="00000000" w:rsidRDefault="00000000" w:rsidRPr="00000000" w14:paraId="0000024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mdate, </w:t>
      </w:r>
      <w:r w:rsidDel="00000000" w:rsidR="00000000" w:rsidRPr="00000000">
        <w:rPr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JOIN eteam</w:t>
      </w:r>
    </w:p>
    <w:p w:rsidR="00000000" w:rsidDel="00000000" w:rsidP="00000000" w:rsidRDefault="00000000" w:rsidRPr="00000000" w14:paraId="0000024D">
      <w:pPr>
        <w:spacing w:after="0" w:lineRule="auto"/>
        <w:rPr/>
      </w:pPr>
      <w:r w:rsidDel="00000000" w:rsidR="00000000" w:rsidRPr="00000000">
        <w:rPr>
          <w:rtl w:val="0"/>
        </w:rPr>
        <w:t xml:space="preserve">    ON (team1=eteam.id)</w:t>
      </w:r>
    </w:p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rtl w:val="0"/>
        </w:rPr>
        <w:t xml:space="preserve">  WHERE coach = 'Fernando Santos'</w:t>
      </w:r>
    </w:p>
    <w:p w:rsidR="00000000" w:rsidDel="00000000" w:rsidP="00000000" w:rsidRDefault="00000000" w:rsidRPr="00000000" w14:paraId="0000024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player</w:t>
      </w:r>
    </w:p>
    <w:p w:rsidR="00000000" w:rsidDel="00000000" w:rsidP="00000000" w:rsidRDefault="00000000" w:rsidRPr="00000000" w14:paraId="00000251">
      <w:pPr>
        <w:spacing w:after="0" w:lineRule="auto"/>
        <w:rPr/>
      </w:pPr>
      <w:r w:rsidDel="00000000" w:rsidR="00000000" w:rsidRPr="00000000">
        <w:rPr>
          <w:rtl w:val="0"/>
        </w:rPr>
        <w:t xml:space="preserve">  FROM goal JOIN game ON (matchid=id)</w:t>
      </w:r>
    </w:p>
    <w:p w:rsidR="00000000" w:rsidDel="00000000" w:rsidP="00000000" w:rsidRDefault="00000000" w:rsidRPr="00000000" w14:paraId="00000252">
      <w:pPr>
        <w:spacing w:after="0" w:lineRule="auto"/>
        <w:rPr/>
      </w:pPr>
      <w:r w:rsidDel="00000000" w:rsidR="00000000" w:rsidRPr="00000000">
        <w:rPr>
          <w:rtl w:val="0"/>
        </w:rPr>
        <w:t xml:space="preserve"> WHERE stadium = 'National Stadium, Warsaw'</w:t>
      </w:r>
    </w:p>
    <w:p w:rsidR="00000000" w:rsidDel="00000000" w:rsidP="00000000" w:rsidRDefault="00000000" w:rsidRPr="00000000" w14:paraId="0000025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DISTINCT player</w:t>
      </w:r>
    </w:p>
    <w:p w:rsidR="00000000" w:rsidDel="00000000" w:rsidP="00000000" w:rsidRDefault="00000000" w:rsidRPr="00000000" w14:paraId="00000255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JOIN goal ON matchid=id</w:t>
      </w:r>
    </w:p>
    <w:p w:rsidR="00000000" w:rsidDel="00000000" w:rsidP="00000000" w:rsidRDefault="00000000" w:rsidRPr="00000000" w14:paraId="00000256">
      <w:pPr>
        <w:spacing w:after="0" w:lineRule="auto"/>
        <w:rPr/>
      </w:pPr>
      <w:r w:rsidDel="00000000" w:rsidR="00000000" w:rsidRPr="00000000">
        <w:rPr>
          <w:rtl w:val="0"/>
        </w:rPr>
        <w:t xml:space="preserve"> WHERE (teamid != 'GER')</w:t>
      </w:r>
    </w:p>
    <w:p w:rsidR="00000000" w:rsidDel="00000000" w:rsidP="00000000" w:rsidRDefault="00000000" w:rsidRPr="00000000" w14:paraId="00000257">
      <w:pPr>
        <w:spacing w:after="0" w:lineRule="auto"/>
        <w:rPr/>
      </w:pPr>
      <w:r w:rsidDel="00000000" w:rsidR="00000000" w:rsidRPr="00000000">
        <w:rPr>
          <w:rtl w:val="0"/>
        </w:rPr>
        <w:t xml:space="preserve">   AND (team1='GER' OR team2='GER')</w:t>
      </w:r>
    </w:p>
    <w:p w:rsidR="00000000" w:rsidDel="00000000" w:rsidP="00000000" w:rsidRDefault="00000000" w:rsidRPr="00000000" w14:paraId="00000258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tl w:val="0"/>
        </w:rPr>
        <w:t xml:space="preserve">teamname</w:t>
      </w:r>
      <w:r w:rsidDel="00000000" w:rsidR="00000000" w:rsidRPr="00000000">
        <w:rPr>
          <w:rtl w:val="0"/>
        </w:rPr>
        <w:t xml:space="preserve">, COUNT(player) as 'goals'</w:t>
      </w:r>
    </w:p>
    <w:p w:rsidR="00000000" w:rsidDel="00000000" w:rsidP="00000000" w:rsidRDefault="00000000" w:rsidRPr="00000000" w14:paraId="0000025A">
      <w:pPr>
        <w:spacing w:after="0" w:lineRule="auto"/>
        <w:rPr/>
      </w:pPr>
      <w:r w:rsidDel="00000000" w:rsidR="00000000" w:rsidRPr="00000000">
        <w:rPr>
          <w:rtl w:val="0"/>
        </w:rPr>
        <w:t xml:space="preserve">  FROM eteam JOIN goal ON id=teamid</w:t>
      </w:r>
    </w:p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rPr>
          <w:rtl w:val="0"/>
        </w:rPr>
        <w:t xml:space="preserve"> GROUP BY </w:t>
      </w:r>
      <w:r w:rsidDel="00000000" w:rsidR="00000000" w:rsidRPr="00000000">
        <w:rPr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stadium, COUNT(player)</w:t>
      </w:r>
    </w:p>
    <w:p w:rsidR="00000000" w:rsidDel="00000000" w:rsidP="00000000" w:rsidRDefault="00000000" w:rsidRPr="00000000" w14:paraId="0000025E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JOIN goal ON (id=matchid)</w:t>
      </w:r>
    </w:p>
    <w:p w:rsidR="00000000" w:rsidDel="00000000" w:rsidP="00000000" w:rsidRDefault="00000000" w:rsidRPr="00000000" w14:paraId="0000025F">
      <w:pPr>
        <w:spacing w:after="0" w:lineRule="auto"/>
        <w:rPr/>
      </w:pPr>
      <w:r w:rsidDel="00000000" w:rsidR="00000000" w:rsidRPr="00000000">
        <w:rPr>
          <w:rtl w:val="0"/>
        </w:rPr>
        <w:t xml:space="preserve"> GROUP BY stadium</w:t>
      </w:r>
    </w:p>
    <w:p w:rsidR="00000000" w:rsidDel="00000000" w:rsidP="00000000" w:rsidRDefault="00000000" w:rsidRPr="00000000" w14:paraId="00000260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matchid, mdate, COUNT(player) as 'goals'</w:t>
      </w:r>
    </w:p>
    <w:p w:rsidR="00000000" w:rsidDel="00000000" w:rsidP="00000000" w:rsidRDefault="00000000" w:rsidRPr="00000000" w14:paraId="00000262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JOIN goal ON (id=matchid)</w:t>
      </w:r>
    </w:p>
    <w:p w:rsidR="00000000" w:rsidDel="00000000" w:rsidP="00000000" w:rsidRDefault="00000000" w:rsidRPr="00000000" w14:paraId="00000263">
      <w:pPr>
        <w:spacing w:after="0" w:lineRule="auto"/>
        <w:rPr/>
      </w:pPr>
      <w:r w:rsidDel="00000000" w:rsidR="00000000" w:rsidRPr="00000000">
        <w:rPr>
          <w:rtl w:val="0"/>
        </w:rPr>
        <w:t xml:space="preserve"> WHERE team1='POL' OR team2='POL'</w:t>
      </w:r>
    </w:p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rtl w:val="0"/>
        </w:rPr>
        <w:t xml:space="preserve"> GROUP by matchid, mdate</w:t>
      </w:r>
    </w:p>
    <w:p w:rsidR="00000000" w:rsidDel="00000000" w:rsidP="00000000" w:rsidRDefault="00000000" w:rsidRPr="00000000" w14:paraId="0000026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DISTINCT matchid, mdate, COUNT(player)</w:t>
      </w:r>
    </w:p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JOIN goal ON (id=matchid)</w:t>
      </w:r>
    </w:p>
    <w:p w:rsidR="00000000" w:rsidDel="00000000" w:rsidP="00000000" w:rsidRDefault="00000000" w:rsidRPr="00000000" w14:paraId="00000268">
      <w:pPr>
        <w:spacing w:after="0" w:lineRule="auto"/>
        <w:rPr/>
      </w:pPr>
      <w:r w:rsidDel="00000000" w:rsidR="00000000" w:rsidRPr="00000000">
        <w:rPr>
          <w:rtl w:val="0"/>
        </w:rPr>
        <w:t xml:space="preserve"> WHERE teamid='GER'</w:t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rtl w:val="0"/>
        </w:rPr>
        <w:t xml:space="preserve"> GROUP BY matchid, mdate</w:t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Para mostrar quem fez cada gol ao invés de apenas o número total de gols:</w:t>
      </w:r>
    </w:p>
    <w:p w:rsidR="00000000" w:rsidDel="00000000" w:rsidP="00000000" w:rsidRDefault="00000000" w:rsidRPr="00000000" w14:paraId="0000026C">
      <w:pPr>
        <w:spacing w:after="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rtl w:val="0"/>
        </w:rPr>
        <w:t xml:space="preserve">SELECT DISTINCT matchid, mdate, player</w:t>
      </w:r>
    </w:p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rtl w:val="0"/>
        </w:rPr>
        <w:t xml:space="preserve">  FROM game JOIN goal ON (id=matchid)</w:t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rtl w:val="0"/>
        </w:rPr>
        <w:t xml:space="preserve"> WHERE teamid='GER'</w:t>
      </w:r>
    </w:p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rtl w:val="0"/>
        </w:rPr>
        <w:t xml:space="preserve"> GROUP BY matchid, mdate, player</w:t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5"/>
        </w:numPr>
        <w:spacing w:after="0" w:lineRule="auto"/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mdate, </w:t>
      </w:r>
    </w:p>
    <w:p w:rsidR="00000000" w:rsidDel="00000000" w:rsidP="00000000" w:rsidRDefault="00000000" w:rsidRPr="00000000" w14:paraId="00000275">
      <w:pPr>
        <w:spacing w:after="0" w:lineRule="auto"/>
        <w:rPr/>
      </w:pPr>
      <w:r w:rsidDel="00000000" w:rsidR="00000000" w:rsidRPr="00000000">
        <w:rPr>
          <w:rtl w:val="0"/>
        </w:rPr>
        <w:t xml:space="preserve">  team1, SUM(CASE WHEN teamid=team1 THEN 1 ELSE 0 END) score1,</w:t>
      </w:r>
    </w:p>
    <w:p w:rsidR="00000000" w:rsidDel="00000000" w:rsidP="00000000" w:rsidRDefault="00000000" w:rsidRPr="00000000" w14:paraId="00000276">
      <w:pPr>
        <w:spacing w:after="0" w:lineRule="auto"/>
        <w:rPr/>
      </w:pPr>
      <w:r w:rsidDel="00000000" w:rsidR="00000000" w:rsidRPr="00000000">
        <w:rPr>
          <w:rtl w:val="0"/>
        </w:rPr>
        <w:t xml:space="preserve">  team2, SUM(CASE WHEN </w:t>
      </w:r>
      <w:r w:rsidDel="00000000" w:rsidR="00000000" w:rsidRPr="00000000">
        <w:rPr>
          <w:rtl w:val="0"/>
        </w:rPr>
        <w:t xml:space="preserve">teamid</w:t>
      </w:r>
      <w:r w:rsidDel="00000000" w:rsidR="00000000" w:rsidRPr="00000000">
        <w:rPr>
          <w:rtl w:val="0"/>
        </w:rPr>
        <w:t xml:space="preserve">=team2 THEN 1 ELSE 0 END) score2</w:t>
      </w:r>
    </w:p>
    <w:p w:rsidR="00000000" w:rsidDel="00000000" w:rsidP="00000000" w:rsidRDefault="00000000" w:rsidRPr="00000000" w14:paraId="00000277">
      <w:pPr>
        <w:spacing w:after="0" w:lineRule="auto"/>
        <w:rPr/>
      </w:pPr>
      <w:r w:rsidDel="00000000" w:rsidR="00000000" w:rsidRPr="00000000">
        <w:rPr>
          <w:rtl w:val="0"/>
        </w:rPr>
        <w:t xml:space="preserve"> FROM game </w:t>
      </w:r>
      <w:r w:rsidDel="00000000" w:rsidR="00000000" w:rsidRPr="00000000">
        <w:rPr>
          <w:color w:val="0070c0"/>
          <w:rtl w:val="0"/>
        </w:rPr>
        <w:t xml:space="preserve">FULL </w:t>
      </w:r>
      <w:r w:rsidDel="00000000" w:rsidR="00000000" w:rsidRPr="00000000">
        <w:rPr>
          <w:rtl w:val="0"/>
        </w:rPr>
        <w:t xml:space="preserve">JOIN goal ON (matchid=id)</w:t>
      </w:r>
    </w:p>
    <w:p w:rsidR="00000000" w:rsidDel="00000000" w:rsidP="00000000" w:rsidRDefault="00000000" w:rsidRPr="00000000" w14:paraId="00000278">
      <w:pPr>
        <w:spacing w:after="0" w:lineRule="auto"/>
        <w:rPr/>
      </w:pPr>
      <w:r w:rsidDel="00000000" w:rsidR="00000000" w:rsidRPr="00000000">
        <w:rPr>
          <w:rtl w:val="0"/>
        </w:rPr>
        <w:t xml:space="preserve">  GROUP BY </w:t>
      </w:r>
      <w:r w:rsidDel="00000000" w:rsidR="00000000" w:rsidRPr="00000000">
        <w:rPr>
          <w:rtl w:val="0"/>
        </w:rPr>
        <w:t xml:space="preserve">mdate</w:t>
      </w:r>
      <w:r w:rsidDel="00000000" w:rsidR="00000000" w:rsidRPr="00000000">
        <w:rPr>
          <w:rtl w:val="0"/>
        </w:rPr>
        <w:t xml:space="preserve">, matchid, team1, team2</w:t>
      </w:r>
    </w:p>
    <w:p w:rsidR="00000000" w:rsidDel="00000000" w:rsidP="00000000" w:rsidRDefault="00000000" w:rsidRPr="00000000" w14:paraId="00000279">
      <w:pPr>
        <w:spacing w:after="0" w:lineRule="auto"/>
        <w:rPr/>
      </w:pPr>
      <w:r w:rsidDel="00000000" w:rsidR="00000000" w:rsidRPr="00000000">
        <w:rPr>
          <w:rtl w:val="0"/>
        </w:rPr>
        <w:t xml:space="preserve">  ORDER BY </w:t>
      </w:r>
      <w:r w:rsidDel="00000000" w:rsidR="00000000" w:rsidRPr="00000000">
        <w:rPr>
          <w:rtl w:val="0"/>
        </w:rPr>
        <w:t xml:space="preserve">mdate</w:t>
      </w:r>
      <w:r w:rsidDel="00000000" w:rsidR="00000000" w:rsidRPr="00000000">
        <w:rPr>
          <w:rtl w:val="0"/>
        </w:rPr>
        <w:t xml:space="preserve">, matchid, team1, team2</w:t>
      </w:r>
    </w:p>
    <w:p w:rsidR="00000000" w:rsidDel="00000000" w:rsidP="00000000" w:rsidRDefault="00000000" w:rsidRPr="00000000" w14:paraId="0000027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i w:val="1"/>
          <w:rtl w:val="0"/>
        </w:rPr>
        <w:t xml:space="preserve">Alternativamente: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SELECT mdate,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team1, SUM(CASE WHEN teamid=team1 THEN 1 ELSE 0 END) score1,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team2, SUM(CASE WHEN </w:t>
      </w:r>
      <w:r w:rsidDel="00000000" w:rsidR="00000000" w:rsidRPr="00000000">
        <w:rPr>
          <w:rtl w:val="0"/>
        </w:rPr>
        <w:t xml:space="preserve">teamid</w:t>
      </w:r>
      <w:r w:rsidDel="00000000" w:rsidR="00000000" w:rsidRPr="00000000">
        <w:rPr>
          <w:rtl w:val="0"/>
        </w:rPr>
        <w:t xml:space="preserve">=team2 THEN 1 ELSE 0 END) score2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FROM game </w:t>
      </w:r>
      <w:r w:rsidDel="00000000" w:rsidR="00000000" w:rsidRPr="00000000">
        <w:rPr>
          <w:color w:val="0070c0"/>
          <w:rtl w:val="0"/>
        </w:rPr>
        <w:t xml:space="preserve">LEFT </w:t>
      </w:r>
      <w:r w:rsidDel="00000000" w:rsidR="00000000" w:rsidRPr="00000000">
        <w:rPr>
          <w:rtl w:val="0"/>
        </w:rPr>
        <w:t xml:space="preserve">JOIN goal ON (matchid=id)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GROUP BY </w:t>
      </w:r>
      <w:r w:rsidDel="00000000" w:rsidR="00000000" w:rsidRPr="00000000">
        <w:rPr>
          <w:rtl w:val="0"/>
        </w:rPr>
        <w:t xml:space="preserve">mdate</w:t>
      </w:r>
      <w:r w:rsidDel="00000000" w:rsidR="00000000" w:rsidRPr="00000000">
        <w:rPr>
          <w:rtl w:val="0"/>
        </w:rPr>
        <w:t xml:space="preserve">, matchid, team1, team2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ORDER BY </w:t>
      </w:r>
      <w:r w:rsidDel="00000000" w:rsidR="00000000" w:rsidRPr="00000000">
        <w:rPr>
          <w:rtl w:val="0"/>
        </w:rPr>
        <w:t xml:space="preserve">mdate</w:t>
      </w:r>
      <w:r w:rsidDel="00000000" w:rsidR="00000000" w:rsidRPr="00000000">
        <w:rPr>
          <w:rtl w:val="0"/>
        </w:rPr>
        <w:t xml:space="preserve">, matchid, team1, team2</w:t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ind w:left="0" w:firstLine="0"/>
        <w:rPr/>
      </w:pPr>
      <w:bookmarkStart w:colFirst="0" w:colLast="0" w:name="_heading=h.8l0v2zg88qaa" w:id="10"/>
      <w:bookmarkEnd w:id="10"/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game  JOIN goal ON (id=matchid)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9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matchid, teamid, player, gtime, id, </w:t>
      </w:r>
      <w:r w:rsidDel="00000000" w:rsidR="00000000" w:rsidRPr="00000000">
        <w:rPr>
          <w:rtl w:val="0"/>
        </w:rPr>
        <w:t xml:space="preserve">teamname</w:t>
      </w:r>
      <w:r w:rsidDel="00000000" w:rsidR="00000000" w:rsidRPr="00000000">
        <w:rPr>
          <w:rtl w:val="0"/>
        </w:rPr>
        <w:t xml:space="preserve">, coach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9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player, teamid, COUNT(*)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FROM game JOIN goal ON matchid = id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WHERE (team1 = "GRE" OR team2 = "GRE")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AND teamid != 'GRE'</w:t>
      </w:r>
    </w:p>
    <w:sdt>
      <w:sdtPr>
        <w:tag w:val="goog_rdk_1"/>
      </w:sdtPr>
      <w:sdtContent>
        <w:p w:rsidR="00000000" w:rsidDel="00000000" w:rsidP="00000000" w:rsidRDefault="00000000" w:rsidRPr="00000000" w14:paraId="0000028E">
          <w:pPr>
            <w:rPr>
              <w:ins w:author="Tomas Foch Nalle" w:id="0" w:date="2022-06-02T16:55:16Z"/>
            </w:rPr>
          </w:pPr>
          <w:r w:rsidDel="00000000" w:rsidR="00000000" w:rsidRPr="00000000">
            <w:rPr>
              <w:rtl w:val="0"/>
            </w:rPr>
            <w:t xml:space="preserve"> GROUP BY player, teamid</w:t>
          </w:r>
          <w:sdt>
            <w:sdtPr>
              <w:tag w:val="goog_rdk_0"/>
            </w:sdtPr>
            <w:sdtContent>
              <w:ins w:author="Tomas Foch Nalle" w:id="0" w:date="2022-06-02T16:55:16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18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DISTINCT teamid, mdate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FROM goal JOIN game on (matchid=id)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WHERE mdate = '9 June 2012'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Resposta: 1.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18"/>
        </w:numPr>
        <w:ind w:firstLine="360"/>
      </w:pPr>
      <w:r w:rsidDel="00000000" w:rsidR="00000000" w:rsidRPr="00000000">
        <w:rPr>
          <w:rtl w:val="0"/>
        </w:rPr>
        <w:t xml:space="preserve">SELECT DISTINCT player, teamid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FROM game JOIN goal ON matchid = id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WHERE stadium = 'National Stadium, Warsaw'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AND (team1 = 'POL' OR team2 = 'POL')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AND teamid != 'POL'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8"/>
        </w:numPr>
        <w:ind w:firstLine="360"/>
      </w:pPr>
      <w:r w:rsidDel="00000000" w:rsidR="00000000" w:rsidRPr="00000000">
        <w:rPr>
          <w:rtl w:val="0"/>
        </w:rPr>
        <w:t xml:space="preserve">SELECT DISTINCT player, teamid, gtime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FROM game JOIN goal ON matchid = id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WHERE stadium = 'Stadion Miejski (Wroclaw)'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AND (( teamid = team2 AND team1 != 'ITA') OR ( teamid = team1 AND team2 != 'ITA'))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8"/>
        </w:numPr>
        <w:ind w:firstLine="360"/>
      </w:pPr>
      <w:r w:rsidDel="00000000" w:rsidR="00000000" w:rsidRPr="00000000">
        <w:rPr>
          <w:rtl w:val="0"/>
        </w:rPr>
        <w:t xml:space="preserve">SELECT teamname, COUNT(*)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FROM eteam JOIN goal ON teamid = id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GROUP BY teamname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HAVING COUNT(*) &lt; 3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Resposta: 2.</w:t>
      </w:r>
    </w:p>
    <w:p w:rsidR="00000000" w:rsidDel="00000000" w:rsidP="00000000" w:rsidRDefault="00000000" w:rsidRPr="00000000" w14:paraId="000002A7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ind w:left="0" w:firstLine="0"/>
        <w:rPr/>
      </w:pPr>
      <w:bookmarkStart w:colFirst="0" w:colLast="0" w:name="_heading=h.ifed54bfovnr" w:id="11"/>
      <w:bookmarkEnd w:id="11"/>
      <w:r w:rsidDel="00000000" w:rsidR="00000000" w:rsidRPr="00000000">
        <w:rPr>
          <w:rtl w:val="0"/>
        </w:rPr>
        <w:t xml:space="preserve">More JOIN operations</w:t>
      </w:r>
    </w:p>
    <w:p w:rsidR="00000000" w:rsidDel="00000000" w:rsidP="00000000" w:rsidRDefault="00000000" w:rsidRPr="00000000" w14:paraId="000002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18"/>
        </w:numPr>
        <w:ind w:firstLine="360"/>
      </w:pPr>
      <w:r w:rsidDel="00000000" w:rsidR="00000000" w:rsidRPr="00000000">
        <w:rPr>
          <w:rtl w:val="0"/>
        </w:rPr>
        <w:t xml:space="preserve">SELECT id, title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FROM movie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WHERE yr=1962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8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yr FROM movie WHERE title = 'Citizen Kane'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18"/>
        </w:numPr>
        <w:ind w:firstLine="360"/>
      </w:pPr>
      <w:r w:rsidDel="00000000" w:rsidR="00000000" w:rsidRPr="00000000">
        <w:rPr>
          <w:rtl w:val="0"/>
        </w:rPr>
        <w:t xml:space="preserve">SELECT id, title, yr FROM movie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WHERE title LIKE 'Star Trek%'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ORDER BY yr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18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id FROM actor WHERE name = 'Glenn Close'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ind w:left="0" w:firstLine="0"/>
        <w:rPr/>
      </w:pPr>
      <w:bookmarkStart w:colFirst="0" w:colLast="0" w:name="_heading=h.r941qnt8e1vf" w:id="12"/>
      <w:bookmarkEnd w:id="12"/>
      <w:r w:rsidDel="00000000" w:rsidR="00000000" w:rsidRPr="00000000">
        <w:rPr>
          <w:rtl w:val="0"/>
        </w:rPr>
        <w:t xml:space="preserve">Get to the point</w:t>
      </w:r>
    </w:p>
    <w:p w:rsidR="00000000" w:rsidDel="00000000" w:rsidP="00000000" w:rsidRDefault="00000000" w:rsidRPr="00000000" w14:paraId="000002B9">
      <w:pPr>
        <w:numPr>
          <w:ilvl w:val="0"/>
          <w:numId w:val="13"/>
        </w:numPr>
        <w:ind w:firstLine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* FROM casting JOIN actor ON actorid=id</w:t>
      </w:r>
    </w:p>
    <w:p w:rsidR="00000000" w:rsidDel="00000000" w:rsidP="00000000" w:rsidRDefault="00000000" w:rsidRPr="00000000" w14:paraId="000002B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WHERE name='John Hurt'</w:t>
      </w:r>
    </w:p>
    <w:p w:rsidR="00000000" w:rsidDel="00000000" w:rsidP="00000000" w:rsidRDefault="00000000" w:rsidRPr="00000000" w14:paraId="000002BB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Mais especificamente:</w:t>
      </w:r>
    </w:p>
    <w:p w:rsidR="00000000" w:rsidDel="00000000" w:rsidP="00000000" w:rsidRDefault="00000000" w:rsidRPr="00000000" w14:paraId="000002BD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* FROM casting JOIN actor ON casting.actorid=actor.id</w:t>
      </w:r>
    </w:p>
    <w:p w:rsidR="00000000" w:rsidDel="00000000" w:rsidP="00000000" w:rsidRDefault="00000000" w:rsidRPr="00000000" w14:paraId="000002B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WHERE actor.name='John Hurt'</w:t>
      </w:r>
    </w:p>
    <w:p w:rsidR="00000000" w:rsidDel="00000000" w:rsidP="00000000" w:rsidRDefault="00000000" w:rsidRPr="00000000" w14:paraId="000002C0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13"/>
        </w:numPr>
        <w:ind w:firstLine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SELECT * FROM</w:t>
      </w:r>
    </w:p>
    <w:p w:rsidR="00000000" w:rsidDel="00000000" w:rsidP="00000000" w:rsidRDefault="00000000" w:rsidRPr="00000000" w14:paraId="000002C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movie JOIN casting ON movie.id=movieid</w:t>
      </w:r>
    </w:p>
    <w:p w:rsidR="00000000" w:rsidDel="00000000" w:rsidP="00000000" w:rsidRDefault="00000000" w:rsidRPr="00000000" w14:paraId="000002C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   JOIN actor   ON actorid=actor.id</w:t>
      </w:r>
    </w:p>
    <w:p w:rsidR="00000000" w:rsidDel="00000000" w:rsidP="00000000" w:rsidRDefault="00000000" w:rsidRPr="00000000" w14:paraId="000002C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WHERE actor.name='John Hurt'</w:t>
      </w:r>
    </w:p>
    <w:p w:rsidR="00000000" w:rsidDel="00000000" w:rsidP="00000000" w:rsidRDefault="00000000" w:rsidRPr="00000000" w14:paraId="000002C5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No caso acima, não é possível fazer a requisição usando apenas ‘id’, pois tanto a tabela ‘movie’ quanto a tabela ‘actor’ tem a coluna ‘id’.</w:t>
      </w:r>
    </w:p>
    <w:p w:rsidR="00000000" w:rsidDel="00000000" w:rsidP="00000000" w:rsidRDefault="00000000" w:rsidRPr="00000000" w14:paraId="000002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2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id FROM movie WHERE title = 'Casablanca'</w:t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2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name FROM movie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JOIN casting ON (movie.id=movieid)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JOIN actor ON (actorid=actor.id)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WHERE title = 'Casablanca'</w:t>
      </w:r>
    </w:p>
    <w:p w:rsidR="00000000" w:rsidDel="00000000" w:rsidP="00000000" w:rsidRDefault="00000000" w:rsidRPr="00000000" w14:paraId="000002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Ou, caso a ID do filme seja conhecido:</w:t>
      </w:r>
    </w:p>
    <w:p w:rsidR="00000000" w:rsidDel="00000000" w:rsidP="00000000" w:rsidRDefault="00000000" w:rsidRPr="00000000" w14:paraId="000002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SELECT name FROM movie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JOIN casting ON (movie.id=movieid)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JOIN actor ON (actorid=actor.id)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WHERE movieid = 27</w:t>
      </w:r>
    </w:p>
    <w:p w:rsidR="00000000" w:rsidDel="00000000" w:rsidP="00000000" w:rsidRDefault="00000000" w:rsidRPr="00000000" w14:paraId="000002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25"/>
        </w:numPr>
        <w:ind w:firstLine="360"/>
      </w:pPr>
      <w:r w:rsidDel="00000000" w:rsidR="00000000" w:rsidRPr="00000000">
        <w:rPr>
          <w:rtl w:val="0"/>
        </w:rPr>
        <w:t xml:space="preserve">SELECT name FROM movie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JOIN casting ON (movie.id=movieid)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JOIN actor ON (actorid=actor.id)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WHERE title = ‘Alien'</w:t>
      </w:r>
    </w:p>
    <w:p w:rsidR="00000000" w:rsidDel="00000000" w:rsidP="00000000" w:rsidRDefault="00000000" w:rsidRPr="00000000" w14:paraId="000002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25"/>
        </w:numPr>
        <w:ind w:firstLine="360"/>
      </w:pPr>
      <w:r w:rsidDel="00000000" w:rsidR="00000000" w:rsidRPr="00000000">
        <w:rPr>
          <w:rtl w:val="0"/>
        </w:rPr>
        <w:t xml:space="preserve">SELECT title FROM movie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JOIN casting ON movie.id=movieid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JOIN actor ON actorid=actor.id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WHERE name = 'Harrison Ford'</w:t>
      </w:r>
    </w:p>
    <w:p w:rsidR="00000000" w:rsidDel="00000000" w:rsidP="00000000" w:rsidRDefault="00000000" w:rsidRPr="00000000" w14:paraId="000002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2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title FROM movie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JOIN casting ON movie.id=movieid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JOIN actor ON actorid=actor.id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WHERE name = 'Harrison Ford'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AND </w:t>
      </w:r>
      <w:r w:rsidDel="00000000" w:rsidR="00000000" w:rsidRPr="00000000">
        <w:rPr>
          <w:rtl w:val="0"/>
        </w:rPr>
        <w:t xml:space="preserve">ord</w:t>
      </w:r>
      <w:r w:rsidDel="00000000" w:rsidR="00000000" w:rsidRPr="00000000">
        <w:rPr>
          <w:rtl w:val="0"/>
        </w:rPr>
        <w:t xml:space="preserve"> != 1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2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title, name AS 'starring'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FROM movie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JOIN casting ON movie.id=movieid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JOIN actor ON actorid=actor.id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WHERE yr = 1962 AND ord = 1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25"/>
        </w:numPr>
        <w:ind w:firstLine="360"/>
      </w:pPr>
      <w:r w:rsidDel="00000000" w:rsidR="00000000" w:rsidRPr="00000000">
        <w:rPr>
          <w:rtl w:val="0"/>
        </w:rPr>
        <w:t xml:space="preserve">SELECT yr, COUNT(*)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FROM movie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JOIN casting ON movie.id=movieid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JOIN actor ON actorid=actor.id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WHERE name = 'Rock Hudson'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GROUP BY yr, name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HAVING COUNT(*) &gt; 2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i w:val="1"/>
          <w:rtl w:val="0"/>
        </w:rPr>
        <w:t xml:space="preserve">A requisição abaixo mostra o ano, o nome do ator/atriz e a quantidade de filmes feitos no ano em questão, somente nos casos o ator trabalhou em mais de 2 filmes por 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SELECT yr AS ‘year’, name, COUNT(*) AS ‘movies/year’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FROM movie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JOIN casting ON movie.id=movieid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JOIN actor ON actorid=actor.id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GROUP BY yr, name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HAVING COUNT(*) &gt; 2</w:t>
      </w:r>
    </w:p>
    <w:p w:rsidR="00000000" w:rsidDel="00000000" w:rsidP="00000000" w:rsidRDefault="00000000" w:rsidRPr="00000000" w14:paraId="000002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2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title, name FROM movie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JOIN casting ON movie.id=movieid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JOIN actor ON actorid=actor.id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WHERE ord = 1 AND title IN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(SELECT title FROM movie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JOIN casting ON movie.id=movieid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JOIN actor ON actorid=actor.id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WHERE name = 'Julie Andrews')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25"/>
        </w:numPr>
        <w:ind w:firstLine="360"/>
      </w:pPr>
      <w:r w:rsidDel="00000000" w:rsidR="00000000" w:rsidRPr="00000000">
        <w:rPr>
          <w:rtl w:val="0"/>
        </w:rPr>
        <w:t xml:space="preserve">SELECT DISTINCT name FROM movie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JOIN casting ON movie.id=movieid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JOIN actor ON actorid=actor.id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WHERE name IN 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SELECT name FROM movie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JOIN casting ON movie.id=movieid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JOIN actor ON actorid=actor.id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WHERE ord = 1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GROUP BY name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HAVING COUNT(title) &gt; 14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0"/>
          <w:numId w:val="2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title, COUNT(name)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FROM movie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JOIN casting ON movie.id=movieid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JOIN actor ON actorid=actor.id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WHERE yr = 1978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GROUP BY title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ORDER BY COUNT(name) DESC, title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25"/>
        </w:numPr>
        <w:ind w:firstLine="360"/>
      </w:pPr>
      <w:r w:rsidDel="00000000" w:rsidR="00000000" w:rsidRPr="00000000">
        <w:rPr>
          <w:rtl w:val="0"/>
        </w:rPr>
        <w:t xml:space="preserve">SELECT name FROM movie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JOIN casting ON movie.id=movieid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JOIN actor ON actorid=actor.id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WHERE title IN (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SELECT title FROM movie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JOIN casting ON movie.id=movieid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JOIN actor ON actorid=actor.id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WHERE name = 'Art Garfunkel'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) AND name != 'Art Garfunkel'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ORDER BY name</w:t>
      </w:r>
    </w:p>
    <w:p w:rsidR="00000000" w:rsidDel="00000000" w:rsidP="00000000" w:rsidRDefault="00000000" w:rsidRPr="00000000" w14:paraId="000003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ind w:left="0" w:firstLine="0"/>
        <w:rPr/>
      </w:pPr>
      <w:bookmarkStart w:colFirst="0" w:colLast="0" w:name="_heading=h.wacswdqycydz" w:id="13"/>
      <w:bookmarkEnd w:id="13"/>
      <w:r w:rsidDel="00000000" w:rsidR="00000000" w:rsidRPr="00000000">
        <w:rPr>
          <w:rtl w:val="0"/>
        </w:rPr>
        <w:t xml:space="preserve">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7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FROM actor INNER JOIN movie ON actor.id = director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WHERE gross &lt; budget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7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FROM actor JOIN casting ON actor.id = actorid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JOIN movie ON movie.id = movieid</w:t>
      </w:r>
    </w:p>
    <w:p w:rsidR="00000000" w:rsidDel="00000000" w:rsidP="00000000" w:rsidRDefault="00000000" w:rsidRPr="00000000" w14:paraId="000003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7"/>
        </w:numPr>
        <w:ind w:firstLine="360"/>
      </w:pPr>
      <w:r w:rsidDel="00000000" w:rsidR="00000000" w:rsidRPr="00000000">
        <w:rPr>
          <w:rtl w:val="0"/>
        </w:rPr>
        <w:t xml:space="preserve">SELECT name, COUNT(movieid)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FROM casting JOIN actor ON actorid=actor.id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WHERE name LIKE 'John %'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GROUP BY name ORDER BY 2 DESC</w:t>
      </w:r>
    </w:p>
    <w:p w:rsidR="00000000" w:rsidDel="00000000" w:rsidP="00000000" w:rsidRDefault="00000000" w:rsidRPr="00000000" w14:paraId="000003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7"/>
        </w:numPr>
        <w:ind w:firstLine="360"/>
      </w:pPr>
      <w:r w:rsidDel="00000000" w:rsidR="00000000" w:rsidRPr="00000000">
        <w:rPr>
          <w:rtl w:val="0"/>
        </w:rPr>
        <w:t xml:space="preserve">SELECT title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FROM movie JOIN casting ON (movieid=movie.id)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JOIN actor   ON (actorid=actor.id)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WHERE name='Paul Hogan' AND ord = 1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Resposta: 2.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7"/>
        </w:numPr>
        <w:ind w:firstLine="360"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FROM movie JOIN casting ON movie.id = movieid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JOIN actor ON actor.id = actorid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WHERE ord = 1 AND director = 351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7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- link the director column in movies with the primary key in actor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connect the primary keys of movie and actor via the casting table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7"/>
        </w:numPr>
        <w:ind w:firstLine="360"/>
      </w:pPr>
      <w:r w:rsidDel="00000000" w:rsidR="00000000" w:rsidRPr="00000000">
        <w:rPr>
          <w:rtl w:val="0"/>
        </w:rPr>
        <w:t xml:space="preserve">SELECT title, yr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FROM movie, casting, actor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WHERE name='Robert De Niro' AND movieid=movie.id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AND actorid=actor.id AND ord = 3</w:t>
      </w:r>
    </w:p>
    <w:p w:rsidR="00000000" w:rsidDel="00000000" w:rsidP="00000000" w:rsidRDefault="00000000" w:rsidRPr="00000000" w14:paraId="000003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ind w:left="0" w:firstLine="0"/>
        <w:rPr/>
      </w:pPr>
      <w:bookmarkStart w:colFirst="0" w:colLast="0" w:name="_heading=h.d1p0mycrdrb" w:id="14"/>
      <w:bookmarkEnd w:id="14"/>
      <w:r w:rsidDel="00000000" w:rsidR="00000000" w:rsidRPr="00000000">
        <w:rPr>
          <w:rtl w:val="0"/>
        </w:rPr>
        <w:t xml:space="preserve">Using NULL</w:t>
      </w:r>
    </w:p>
    <w:p w:rsidR="00000000" w:rsidDel="00000000" w:rsidP="00000000" w:rsidRDefault="00000000" w:rsidRPr="00000000" w14:paraId="000003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ind w:left="0" w:firstLine="0"/>
        <w:rPr/>
      </w:pPr>
      <w:bookmarkStart w:colFirst="0" w:colLast="0" w:name="_heading=h.eekxg9d7my3w" w:id="15"/>
      <w:bookmarkEnd w:id="15"/>
      <w:r w:rsidDel="00000000" w:rsidR="00000000" w:rsidRPr="00000000">
        <w:rPr>
          <w:rtl w:val="0"/>
        </w:rPr>
        <w:t xml:space="preserve">Select NULL values.</w:t>
      </w:r>
    </w:p>
    <w:p w:rsidR="00000000" w:rsidDel="00000000" w:rsidP="00000000" w:rsidRDefault="00000000" w:rsidRPr="00000000" w14:paraId="000003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12"/>
        </w:numPr>
        <w:ind w:firstLine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code, name FROM party</w:t>
      </w:r>
    </w:p>
    <w:p w:rsidR="00000000" w:rsidDel="00000000" w:rsidP="00000000" w:rsidRDefault="00000000" w:rsidRPr="00000000" w14:paraId="0000035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WHERE leader IS NULL</w:t>
      </w:r>
    </w:p>
    <w:p w:rsidR="00000000" w:rsidDel="00000000" w:rsidP="00000000" w:rsidRDefault="00000000" w:rsidRPr="00000000" w14:paraId="00000354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2"/>
        </w:numPr>
        <w:ind w:firstLine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code, name, leader FROM party</w:t>
      </w:r>
    </w:p>
    <w:p w:rsidR="00000000" w:rsidDel="00000000" w:rsidP="00000000" w:rsidRDefault="00000000" w:rsidRPr="00000000" w14:paraId="0000035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WHERE leader IS NULL OR leader IS NOT NULL</w:t>
      </w:r>
    </w:p>
    <w:p w:rsidR="00000000" w:rsidDel="00000000" w:rsidP="00000000" w:rsidRDefault="00000000" w:rsidRPr="00000000" w14:paraId="0000035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ORDER BY leader DESC</w:t>
      </w:r>
    </w:p>
    <w:p w:rsidR="00000000" w:rsidDel="00000000" w:rsidP="00000000" w:rsidRDefault="00000000" w:rsidRPr="00000000" w14:paraId="00000358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A palavra reservada NULL representa valores ausentes ou desconhecidos, o que é diferente de 0, por exemplo, pois 0 representa que certa quantidade é conhecida e vale 0; NULL, no entanto, representa que a quantidade é desconhecida.</w:t>
      </w:r>
    </w:p>
    <w:p w:rsidR="00000000" w:rsidDel="00000000" w:rsidP="00000000" w:rsidRDefault="00000000" w:rsidRPr="00000000" w14:paraId="0000035A">
      <w:pPr>
        <w:pStyle w:val="Heading2"/>
        <w:ind w:left="0" w:firstLine="0"/>
        <w:rPr/>
      </w:pPr>
      <w:bookmarkStart w:colFirst="0" w:colLast="0" w:name="_heading=h.ghj1nsulaudb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ind w:left="0" w:firstLine="0"/>
        <w:rPr/>
      </w:pPr>
      <w:bookmarkStart w:colFirst="0" w:colLast="0" w:name="_heading=h.k8frcyd0lqna" w:id="17"/>
      <w:bookmarkEnd w:id="17"/>
      <w:r w:rsidDel="00000000" w:rsidR="00000000" w:rsidRPr="00000000">
        <w:rPr>
          <w:rtl w:val="0"/>
        </w:rPr>
        <w:t xml:space="preserve">3VL (three-valued logic) truth table - </w:t>
      </w:r>
      <w:r w:rsidDel="00000000" w:rsidR="00000000" w:rsidRPr="00000000">
        <w:rPr>
          <w:i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unknown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45.0" w:type="dxa"/>
        <w:jc w:val="left"/>
        <w:tblInd w:w="80.0" w:type="pct"/>
        <w:tblBorders>
          <w:top w:color="a2a9b1" w:space="0" w:sz="6" w:val="single"/>
          <w:left w:color="a2a9b1" w:space="0" w:sz="6" w:val="single"/>
          <w:bottom w:color="a2a9b1" w:space="0" w:sz="6" w:val="single"/>
          <w:right w:color="a2a9b1" w:space="0" w:sz="6" w:val="single"/>
          <w:insideH w:color="a2a9b1" w:space="0" w:sz="6" w:val="single"/>
          <w:insideV w:color="a2a9b1" w:space="0" w:sz="6" w:val="single"/>
        </w:tblBorders>
        <w:tblLayout w:type="fixed"/>
        <w:tblLook w:val="0600"/>
      </w:tblPr>
      <w:tblGrid>
        <w:gridCol w:w="1125"/>
        <w:gridCol w:w="1110"/>
        <w:gridCol w:w="1080"/>
        <w:gridCol w:w="1095"/>
        <w:gridCol w:w="1035"/>
        <w:tblGridChange w:id="0">
          <w:tblGrid>
            <w:gridCol w:w="1125"/>
            <w:gridCol w:w="1110"/>
            <w:gridCol w:w="1080"/>
            <w:gridCol w:w="1095"/>
            <w:gridCol w:w="10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202122"/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202122"/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202122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</w:tr>
    </w:tbl>
    <w:p w:rsidR="00000000" w:rsidDel="00000000" w:rsidP="00000000" w:rsidRDefault="00000000" w:rsidRPr="00000000" w14:paraId="0000038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280.0" w:type="dxa"/>
        <w:jc w:val="left"/>
        <w:tblInd w:w="80.0" w:type="pct"/>
        <w:tblBorders>
          <w:top w:color="a2a9b1" w:space="0" w:sz="6" w:val="single"/>
          <w:left w:color="a2a9b1" w:space="0" w:sz="6" w:val="single"/>
          <w:bottom w:color="a2a9b1" w:space="0" w:sz="6" w:val="single"/>
          <w:right w:color="a2a9b1" w:space="0" w:sz="6" w:val="single"/>
          <w:insideH w:color="a2a9b1" w:space="0" w:sz="6" w:val="single"/>
          <w:insideV w:color="a2a9b1" w:space="0" w:sz="6" w:val="single"/>
        </w:tblBorders>
        <w:tblLayout w:type="fixed"/>
        <w:tblLook w:val="0600"/>
      </w:tblPr>
      <w:tblGrid>
        <w:gridCol w:w="1095"/>
        <w:gridCol w:w="1185"/>
        <w:tblGridChange w:id="0">
          <w:tblGrid>
            <w:gridCol w:w="1095"/>
            <w:gridCol w:w="11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aecf0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b w:val="1"/>
                <w:color w:val="202122"/>
                <w:sz w:val="21"/>
                <w:szCs w:val="21"/>
                <w:rtl w:val="0"/>
              </w:rPr>
              <w:t xml:space="preserve">NOT </w:t>
            </w:r>
            <w:r w:rsidDel="00000000" w:rsidR="00000000" w:rsidRPr="00000000">
              <w:rPr>
                <w:b w:val="1"/>
                <w:i w:val="1"/>
                <w:color w:val="202122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ffe3e3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bbffdd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  <w:tc>
          <w:tcPr>
            <w:tcBorders>
              <w:top w:color="a2a9b1" w:space="0" w:sz="6" w:val="single"/>
              <w:left w:color="a2a9b1" w:space="0" w:sz="6" w:val="single"/>
              <w:bottom w:color="a2a9b1" w:space="0" w:sz="6" w:val="single"/>
              <w:right w:color="a2a9b1" w:space="0" w:sz="6" w:val="single"/>
            </w:tcBorders>
            <w:shd w:fill="eeee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220" w:before="220" w:lineRule="auto"/>
              <w:ind w:left="0" w:firstLine="0"/>
              <w:jc w:val="center"/>
              <w:rPr>
                <w:color w:val="202122"/>
                <w:sz w:val="21"/>
                <w:szCs w:val="21"/>
              </w:rPr>
            </w:pPr>
            <w:r w:rsidDel="00000000" w:rsidR="00000000" w:rsidRPr="00000000">
              <w:rPr>
                <w:color w:val="202122"/>
                <w:sz w:val="21"/>
                <w:szCs w:val="21"/>
                <w:rtl w:val="0"/>
              </w:rPr>
              <w:t xml:space="preserve">Un­known</w:t>
            </w:r>
          </w:p>
        </w:tc>
      </w:tr>
    </w:tbl>
    <w:p w:rsidR="00000000" w:rsidDel="00000000" w:rsidP="00000000" w:rsidRDefault="00000000" w:rsidRPr="00000000" w14:paraId="000003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ind w:left="0" w:firstLine="0"/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Fonte: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NULL (SQL) - 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color w:val="2021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22"/>
        </w:numPr>
        <w:ind w:firstLine="360"/>
        <w:rPr>
          <w:color w:val="202124"/>
          <w:u w:val="none"/>
        </w:rPr>
      </w:pPr>
      <w:r w:rsidDel="00000000" w:rsidR="00000000" w:rsidRPr="00000000">
        <w:rPr>
          <w:color w:val="202124"/>
          <w:rtl w:val="0"/>
        </w:rPr>
        <w:t xml:space="preserve">SELECT name FROM teacher</w:t>
      </w:r>
    </w:p>
    <w:p w:rsidR="00000000" w:rsidDel="00000000" w:rsidP="00000000" w:rsidRDefault="00000000" w:rsidRPr="00000000" w14:paraId="0000039D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 WHERE </w:t>
      </w:r>
      <w:r w:rsidDel="00000000" w:rsidR="00000000" w:rsidRPr="00000000">
        <w:rPr>
          <w:color w:val="202124"/>
          <w:rtl w:val="0"/>
        </w:rPr>
        <w:t xml:space="preserve">dept</w:t>
      </w:r>
      <w:r w:rsidDel="00000000" w:rsidR="00000000" w:rsidRPr="00000000">
        <w:rPr>
          <w:color w:val="202124"/>
          <w:rtl w:val="0"/>
        </w:rPr>
        <w:t xml:space="preserve"> IS NULL</w:t>
      </w:r>
    </w:p>
    <w:p w:rsidR="00000000" w:rsidDel="00000000" w:rsidP="00000000" w:rsidRDefault="00000000" w:rsidRPr="00000000" w14:paraId="0000039E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22"/>
        </w:numPr>
        <w:ind w:firstLine="360"/>
        <w:rPr>
          <w:color w:val="202124"/>
          <w:u w:val="none"/>
        </w:rPr>
      </w:pPr>
      <w:r w:rsidDel="00000000" w:rsidR="00000000" w:rsidRPr="00000000">
        <w:rPr>
          <w:color w:val="202124"/>
          <w:rtl w:val="0"/>
        </w:rPr>
        <w:t xml:space="preserve">SELECT teacher.name, dept.name</w:t>
      </w:r>
    </w:p>
    <w:p w:rsidR="00000000" w:rsidDel="00000000" w:rsidP="00000000" w:rsidRDefault="00000000" w:rsidRPr="00000000" w14:paraId="000003A0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FROM teacher INNER JOIN dept</w:t>
      </w:r>
    </w:p>
    <w:p w:rsidR="00000000" w:rsidDel="00000000" w:rsidP="00000000" w:rsidRDefault="00000000" w:rsidRPr="00000000" w14:paraId="000003A1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          ON (teacher.dept=dept.id)</w:t>
      </w:r>
    </w:p>
    <w:p w:rsidR="00000000" w:rsidDel="00000000" w:rsidP="00000000" w:rsidRDefault="00000000" w:rsidRPr="00000000" w14:paraId="000003A2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22"/>
        </w:numPr>
        <w:ind w:firstLine="360"/>
        <w:rPr>
          <w:color w:val="202124"/>
          <w:u w:val="none"/>
        </w:rPr>
      </w:pPr>
      <w:r w:rsidDel="00000000" w:rsidR="00000000" w:rsidRPr="00000000">
        <w:rPr>
          <w:color w:val="202124"/>
          <w:rtl w:val="0"/>
        </w:rPr>
        <w:t xml:space="preserve">SELECT teacher.name, dept.name</w:t>
      </w:r>
    </w:p>
    <w:p w:rsidR="00000000" w:rsidDel="00000000" w:rsidP="00000000" w:rsidRDefault="00000000" w:rsidRPr="00000000" w14:paraId="000003A4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 FROM teacher LEFT JOIN dept</w:t>
      </w:r>
    </w:p>
    <w:p w:rsidR="00000000" w:rsidDel="00000000" w:rsidP="00000000" w:rsidRDefault="00000000" w:rsidRPr="00000000" w14:paraId="000003A5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   ON teacher.dept=dept.id</w:t>
      </w:r>
    </w:p>
    <w:p w:rsidR="00000000" w:rsidDel="00000000" w:rsidP="00000000" w:rsidRDefault="00000000" w:rsidRPr="00000000" w14:paraId="000003A6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i w:val="1"/>
          <w:color w:val="202124"/>
        </w:rPr>
      </w:pPr>
      <w:r w:rsidDel="00000000" w:rsidR="00000000" w:rsidRPr="00000000">
        <w:rPr>
          <w:i w:val="1"/>
          <w:color w:val="202124"/>
          <w:rtl w:val="0"/>
        </w:rPr>
        <w:t xml:space="preserve">Selecionar todos os professores.</w:t>
      </w:r>
    </w:p>
    <w:p w:rsidR="00000000" w:rsidDel="00000000" w:rsidP="00000000" w:rsidRDefault="00000000" w:rsidRPr="00000000" w14:paraId="000003A8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22"/>
        </w:numPr>
        <w:ind w:firstLine="360"/>
        <w:rPr>
          <w:color w:val="202124"/>
          <w:u w:val="none"/>
        </w:rPr>
      </w:pPr>
      <w:r w:rsidDel="00000000" w:rsidR="00000000" w:rsidRPr="00000000">
        <w:rPr>
          <w:color w:val="202124"/>
          <w:rtl w:val="0"/>
        </w:rPr>
        <w:t xml:space="preserve">SELECT teacher.name, dept.name</w:t>
      </w:r>
    </w:p>
    <w:p w:rsidR="00000000" w:rsidDel="00000000" w:rsidP="00000000" w:rsidRDefault="00000000" w:rsidRPr="00000000" w14:paraId="000003AA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 FROM teacher RIGHT JOIN dept</w:t>
      </w:r>
    </w:p>
    <w:p w:rsidR="00000000" w:rsidDel="00000000" w:rsidP="00000000" w:rsidRDefault="00000000" w:rsidRPr="00000000" w14:paraId="000003AB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    ON teacher.dept=dept.id</w:t>
      </w:r>
    </w:p>
    <w:p w:rsidR="00000000" w:rsidDel="00000000" w:rsidP="00000000" w:rsidRDefault="00000000" w:rsidRPr="00000000" w14:paraId="000003AC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i w:val="1"/>
          <w:color w:val="202124"/>
        </w:rPr>
      </w:pPr>
      <w:r w:rsidDel="00000000" w:rsidR="00000000" w:rsidRPr="00000000">
        <w:rPr>
          <w:i w:val="1"/>
          <w:color w:val="202124"/>
          <w:rtl w:val="0"/>
        </w:rPr>
        <w:t xml:space="preserve">Selecionar todos os departamentos.</w:t>
      </w:r>
    </w:p>
    <w:p w:rsidR="00000000" w:rsidDel="00000000" w:rsidP="00000000" w:rsidRDefault="00000000" w:rsidRPr="00000000" w14:paraId="000003AE">
      <w:pPr>
        <w:rPr>
          <w:i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ind w:left="0" w:firstLine="0"/>
        <w:rPr/>
      </w:pPr>
      <w:bookmarkStart w:colFirst="0" w:colLast="0" w:name="_heading=h.g395v2mielqm" w:id="18"/>
      <w:bookmarkEnd w:id="18"/>
      <w:r w:rsidDel="00000000" w:rsidR="00000000" w:rsidRPr="00000000">
        <w:rPr>
          <w:rtl w:val="0"/>
        </w:rPr>
        <w:t xml:space="preserve">COALESCE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COALESCE takes any number of arguments and returns the first value that is not null.</w:t>
      </w:r>
    </w:p>
    <w:p w:rsidR="00000000" w:rsidDel="00000000" w:rsidP="00000000" w:rsidRDefault="00000000" w:rsidRPr="00000000" w14:paraId="000003B2">
      <w:pPr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COALESCE(x,y,z) = x if x is not NULL</w:t>
      </w:r>
    </w:p>
    <w:p w:rsidR="00000000" w:rsidDel="00000000" w:rsidP="00000000" w:rsidRDefault="00000000" w:rsidRPr="00000000" w14:paraId="000003B4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COALESCE(x,y,z) = y if x is NULL and y is not NULL</w:t>
      </w:r>
    </w:p>
    <w:p w:rsidR="00000000" w:rsidDel="00000000" w:rsidP="00000000" w:rsidRDefault="00000000" w:rsidRPr="00000000" w14:paraId="000003B5">
      <w:pPr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COALESCE(x,y,z) = z if x and y are NULL but z is not NULL</w:t>
      </w:r>
    </w:p>
    <w:p w:rsidR="00000000" w:rsidDel="00000000" w:rsidP="00000000" w:rsidRDefault="00000000" w:rsidRPr="00000000" w14:paraId="000003B6">
      <w:pPr>
        <w:ind w:left="0" w:firstLine="0"/>
        <w:rPr/>
      </w:pPr>
      <w:r w:rsidDel="00000000" w:rsidR="00000000" w:rsidRPr="00000000">
        <w:rPr>
          <w:color w:val="666666"/>
          <w:rtl w:val="0"/>
        </w:rPr>
        <w:t xml:space="preserve">  COALESCE(x,y,z) = NULL if x and y and z are all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19"/>
        </w:numPr>
        <w:ind w:firstLine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SELECT name, party, COALESCE(party,'None') AS aff</w:t>
      </w:r>
    </w:p>
    <w:p w:rsidR="00000000" w:rsidDel="00000000" w:rsidP="00000000" w:rsidRDefault="00000000" w:rsidRPr="00000000" w14:paraId="000003B9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FROM msp WHERE name LIKE 'C%'</w:t>
      </w:r>
    </w:p>
    <w:p w:rsidR="00000000" w:rsidDel="00000000" w:rsidP="00000000" w:rsidRDefault="00000000" w:rsidRPr="00000000" w14:paraId="000003BA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O exemplo acima mostrará ‘None’ onde não houver nenhuma informação na coluna ‘party’.</w:t>
      </w:r>
    </w:p>
    <w:p w:rsidR="00000000" w:rsidDel="00000000" w:rsidP="00000000" w:rsidRDefault="00000000" w:rsidRPr="00000000" w14:paraId="000003BC">
      <w:pPr>
        <w:ind w:left="0" w:firstLine="0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22"/>
        </w:numPr>
        <w:ind w:firstLine="360"/>
        <w:rPr>
          <w:color w:val="202124"/>
        </w:rPr>
      </w:pPr>
      <w:r w:rsidDel="00000000" w:rsidR="00000000" w:rsidRPr="00000000">
        <w:rPr>
          <w:rtl w:val="0"/>
        </w:rPr>
        <w:t xml:space="preserve">SELECT teacher.name,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COALESCE(teacher.mobile, '07986 444 2266')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FROM teacher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2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teacher.name,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COALESCE(dept.name, 'None')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FROM teacher LEFT JOIN dept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ON teacher.dept=dept.id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2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COUNT(teacher.name),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COUNT(teacher.mobile)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FROM teacher</w:t>
      </w:r>
    </w:p>
    <w:p w:rsidR="00000000" w:rsidDel="00000000" w:rsidP="00000000" w:rsidRDefault="00000000" w:rsidRPr="00000000" w14:paraId="000003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i w:val="1"/>
          <w:rtl w:val="0"/>
        </w:rPr>
        <w:t xml:space="preserve">Como cada entrada tabela ‘teacher’ corresponde a um professor, existe outra possibilidade: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 COUNT(*),</w:t>
      </w:r>
    </w:p>
    <w:p w:rsidR="00000000" w:rsidDel="00000000" w:rsidP="00000000" w:rsidRDefault="00000000" w:rsidRPr="00000000" w14:paraId="000003CD">
      <w:pPr>
        <w:ind w:left="0" w:firstLine="720"/>
        <w:rPr/>
      </w:pPr>
      <w:r w:rsidDel="00000000" w:rsidR="00000000" w:rsidRPr="00000000">
        <w:rPr>
          <w:rtl w:val="0"/>
        </w:rPr>
        <w:t xml:space="preserve">  COUNT(teacher.mobile)</w:t>
      </w:r>
    </w:p>
    <w:p w:rsidR="00000000" w:rsidDel="00000000" w:rsidP="00000000" w:rsidRDefault="00000000" w:rsidRPr="00000000" w14:paraId="000003CE">
      <w:pPr>
        <w:ind w:left="0" w:firstLine="720"/>
        <w:rPr/>
      </w:pPr>
      <w:r w:rsidDel="00000000" w:rsidR="00000000" w:rsidRPr="00000000">
        <w:rPr>
          <w:rtl w:val="0"/>
        </w:rPr>
        <w:t xml:space="preserve">  FROM teacher</w:t>
      </w:r>
    </w:p>
    <w:p w:rsidR="00000000" w:rsidDel="00000000" w:rsidP="00000000" w:rsidRDefault="00000000" w:rsidRPr="00000000" w14:paraId="000003C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2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dept.name, COUNT(teacher.dept)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FROM teacher RIGHT JOIN dept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ON (teacher.dept=dept.id)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GROUP BY dept.name</w:t>
      </w:r>
    </w:p>
    <w:p w:rsidR="00000000" w:rsidDel="00000000" w:rsidP="00000000" w:rsidRDefault="00000000" w:rsidRPr="00000000" w14:paraId="000003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i w:val="1"/>
          <w:rtl w:val="0"/>
        </w:rPr>
        <w:t xml:space="preserve">Para mostrar primeiro os departamentos com mais professores: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SELECT dept.name,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COUNT(teacher.dept) AS 'teachers'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FROM teacher RIGHT JOIN dept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ON (teacher.dept=dept.id)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GROUP BY dept.name ORDER BY 2 DESC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numPr>
          <w:ilvl w:val="0"/>
          <w:numId w:val="22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CASE WHEN dept IN (1, 2) THEN 'Sci' ELSE 'Art' END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FROM teacher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i w:val="1"/>
          <w:rtl w:val="0"/>
        </w:rPr>
        <w:t xml:space="preserve">Para nomear a segunda coluna como ‘branch’ e usá-la para ordenar a lista: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CASE WHEN dept IN (1, 2) THEN 'Sci' ELSE 'Art'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END AS 'area'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FROM teacher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ORDER BY 'area'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numPr>
          <w:ilvl w:val="0"/>
          <w:numId w:val="22"/>
        </w:numPr>
        <w:ind w:firstLine="360"/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CASE WHEN dept IN (1, 2) THEN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'Sci'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WHEN dept = 3 THEN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'Art'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'None'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END AS 'branch'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FROM teacher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ORDER BY 'branch'</w:t>
      </w:r>
    </w:p>
    <w:p w:rsidR="00000000" w:rsidDel="00000000" w:rsidP="00000000" w:rsidRDefault="00000000" w:rsidRPr="00000000" w14:paraId="000003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2"/>
        <w:ind w:left="0" w:firstLine="0"/>
        <w:rPr/>
      </w:pPr>
      <w:bookmarkStart w:colFirst="0" w:colLast="0" w:name="_heading=h.kpcm0xyntl7f" w:id="19"/>
      <w:bookmarkEnd w:id="19"/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3F7">
      <w:pPr>
        <w:numPr>
          <w:ilvl w:val="0"/>
          <w:numId w:val="10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teacher.name,dept.name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FROM teacher LEFT OUTER JOIN dept ON (teacher.dept = dept.id)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10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dept.name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FROM teacher JOIN dept ON (dept.id = teacher.dept)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WHERE teacher.name = '</w:t>
      </w:r>
      <w:r w:rsidDel="00000000" w:rsidR="00000000" w:rsidRPr="00000000">
        <w:rPr>
          <w:rtl w:val="0"/>
        </w:rPr>
        <w:t xml:space="preserve">Cutflower</w:t>
      </w: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0"/>
          <w:numId w:val="10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dept.name, COUNT(teacher.name)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FROM teacher RIGHT JOIN dept ON dept.id = teacher.dept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GROUP BY dept.name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0"/>
          <w:numId w:val="10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name, dept, COALESCE(dept, 0) AS result FROM teacher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Resposta: 2.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10"/>
        </w:numPr>
        <w:ind w:firstLine="360"/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CASE WHEN phone = 2752 THEN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'two'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WHEN phone = 2753 THEN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'three'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WHEN phone = 2754 THEN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'four'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END AS digit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FROM teacher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Resposta: 1.</w:t>
      </w:r>
    </w:p>
    <w:p w:rsidR="00000000" w:rsidDel="00000000" w:rsidP="00000000" w:rsidRDefault="00000000" w:rsidRPr="00000000" w14:paraId="000004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10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CASE WHEN dept IN (1) THEN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'Computing'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'Other'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FROM teacher</w:t>
      </w:r>
    </w:p>
    <w:p w:rsidR="00000000" w:rsidDel="00000000" w:rsidP="00000000" w:rsidRDefault="00000000" w:rsidRPr="00000000" w14:paraId="000004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ind w:left="0" w:firstLine="0"/>
        <w:rPr/>
      </w:pPr>
      <w:bookmarkStart w:colFirst="0" w:colLast="0" w:name="_heading=h.5ypkzscosznu" w:id="20"/>
      <w:bookmarkEnd w:id="20"/>
      <w:r w:rsidDel="00000000" w:rsidR="00000000" w:rsidRPr="00000000">
        <w:rPr>
          <w:rtl w:val="0"/>
        </w:rPr>
        <w:t xml:space="preserve">Self JOIN</w:t>
      </w:r>
    </w:p>
    <w:p w:rsidR="00000000" w:rsidDel="00000000" w:rsidP="00000000" w:rsidRDefault="00000000" w:rsidRPr="00000000" w14:paraId="000004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COUNT(*) FROM stops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id FROM stops WHERE name = 'Craiglockhart'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id, name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FROM stops JOIN route ON id=stop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WHERE num = '4' AND company = 'LRT'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company, num, COUNT(*)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FROM route WHERE stop IN (149, 53)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GROUP BY company, num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HAVING COUNT(*) = 2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0"/>
          <w:numId w:val="5"/>
        </w:numPr>
        <w:ind w:firstLine="360"/>
      </w:pPr>
      <w:r w:rsidDel="00000000" w:rsidR="00000000" w:rsidRPr="00000000">
        <w:rPr>
          <w:rtl w:val="0"/>
        </w:rPr>
        <w:t xml:space="preserve">SELECT a.company, a.num, a.stop, b.stop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FROM route a JOIN route b ON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(a.company=b.company AND </w:t>
      </w:r>
      <w:r w:rsidDel="00000000" w:rsidR="00000000" w:rsidRPr="00000000">
        <w:rPr>
          <w:rtl w:val="0"/>
        </w:rPr>
        <w:t xml:space="preserve">a.num=b.num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0">
      <w:pPr>
        <w:rPr>
          <w:color w:val="0070c0"/>
        </w:rPr>
      </w:pPr>
      <w:r w:rsidDel="00000000" w:rsidR="00000000" w:rsidRPr="00000000">
        <w:rPr>
          <w:rtl w:val="0"/>
        </w:rPr>
        <w:t xml:space="preserve">  WHERE a.stop=53 AND b.stop=</w:t>
      </w:r>
      <w:r w:rsidDel="00000000" w:rsidR="00000000" w:rsidRPr="00000000">
        <w:rPr>
          <w:color w:val="0070c0"/>
          <w:rtl w:val="0"/>
        </w:rPr>
        <w:t xml:space="preserve">149</w:t>
      </w:r>
    </w:p>
    <w:p w:rsidR="00000000" w:rsidDel="00000000" w:rsidP="00000000" w:rsidRDefault="00000000" w:rsidRPr="00000000" w14:paraId="000004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i w:val="1"/>
          <w:rtl w:val="0"/>
        </w:rPr>
        <w:t xml:space="preserve">A requisição acima é mais simples de implementar, porém é necessário descobrir a ‘stop’ correspondente a </w:t>
      </w:r>
      <w:r w:rsidDel="00000000" w:rsidR="00000000" w:rsidRPr="00000000">
        <w:rPr>
          <w:i w:val="1"/>
          <w:color w:val="0070c0"/>
          <w:rtl w:val="0"/>
        </w:rPr>
        <w:t xml:space="preserve">‘London Road’</w:t>
      </w:r>
      <w:r w:rsidDel="00000000" w:rsidR="00000000" w:rsidRPr="00000000">
        <w:rPr>
          <w:i w:val="1"/>
          <w:rtl w:val="0"/>
        </w:rPr>
        <w:t xml:space="preserve"> (a ‘stop’ correspondente a ‘Craiglockhart’ é fornecida: 53).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i w:val="1"/>
          <w:rtl w:val="0"/>
        </w:rPr>
        <w:t xml:space="preserve">Para facilitar a identificação do </w:t>
      </w:r>
      <w:r w:rsidDel="00000000" w:rsidR="00000000" w:rsidRPr="00000000">
        <w:rPr>
          <w:i w:val="1"/>
          <w:color w:val="0070c0"/>
          <w:rtl w:val="0"/>
        </w:rPr>
        <w:t xml:space="preserve">nome das paradas</w:t>
      </w:r>
      <w:r w:rsidDel="00000000" w:rsidR="00000000" w:rsidRPr="00000000">
        <w:rPr>
          <w:i w:val="1"/>
          <w:rtl w:val="0"/>
        </w:rPr>
        <w:t xml:space="preserve"> de origem e destino, a requisição abaixo pode ser utilizada: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SELECT a.company, a.num, a.stop, b.stop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FROM route a JOIN route b ON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(a.company=b.company AND </w:t>
      </w:r>
      <w:r w:rsidDel="00000000" w:rsidR="00000000" w:rsidRPr="00000000">
        <w:rPr>
          <w:rtl w:val="0"/>
        </w:rPr>
        <w:t xml:space="preserve">a.num=b.num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JOIN stops c ON (c.id=a.stop) JOIN stops d ON (d.id=b.stop)</w:t>
      </w:r>
    </w:p>
    <w:p w:rsidR="00000000" w:rsidDel="00000000" w:rsidP="00000000" w:rsidRDefault="00000000" w:rsidRPr="00000000" w14:paraId="0000043A">
      <w:pPr>
        <w:rPr>
          <w:color w:val="0070c0"/>
        </w:rPr>
      </w:pPr>
      <w:r w:rsidDel="00000000" w:rsidR="00000000" w:rsidRPr="00000000">
        <w:rPr>
          <w:rtl w:val="0"/>
        </w:rPr>
        <w:t xml:space="preserve">  WHERE c.name=</w:t>
      </w:r>
      <w:r w:rsidDel="00000000" w:rsidR="00000000" w:rsidRPr="00000000">
        <w:rPr>
          <w:color w:val="0070c0"/>
          <w:rtl w:val="0"/>
        </w:rPr>
        <w:t xml:space="preserve">'Craiglockhart'</w:t>
      </w:r>
      <w:r w:rsidDel="00000000" w:rsidR="00000000" w:rsidRPr="00000000">
        <w:rPr>
          <w:rtl w:val="0"/>
        </w:rPr>
        <w:t xml:space="preserve"> AND d.name=</w:t>
      </w:r>
      <w:r w:rsidDel="00000000" w:rsidR="00000000" w:rsidRPr="00000000">
        <w:rPr>
          <w:color w:val="0070c0"/>
          <w:rtl w:val="0"/>
        </w:rPr>
        <w:t xml:space="preserve">'London Road'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a.company, a.num, stopa.name, stopb.name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FROM route a JOIN route b ON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(a.company=b.company AND </w:t>
      </w:r>
      <w:r w:rsidDel="00000000" w:rsidR="00000000" w:rsidRPr="00000000">
        <w:rPr>
          <w:rtl w:val="0"/>
        </w:rPr>
        <w:t xml:space="preserve">a.num=b.num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JOIN stops stopa ON (a.stop=stopa.id)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JOIN stops </w:t>
      </w:r>
      <w:r w:rsidDel="00000000" w:rsidR="00000000" w:rsidRPr="00000000">
        <w:rPr>
          <w:rtl w:val="0"/>
        </w:rPr>
        <w:t xml:space="preserve">stopb</w:t>
      </w:r>
      <w:r w:rsidDel="00000000" w:rsidR="00000000" w:rsidRPr="00000000">
        <w:rPr>
          <w:rtl w:val="0"/>
        </w:rPr>
        <w:t xml:space="preserve"> ON (b.stop=</w:t>
      </w:r>
      <w:r w:rsidDel="00000000" w:rsidR="00000000" w:rsidRPr="00000000">
        <w:rPr>
          <w:rtl w:val="0"/>
        </w:rPr>
        <w:t xml:space="preserve">stopb.id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WHERE stopa.name='Craiglockhart' AND </w:t>
      </w:r>
      <w:r w:rsidDel="00000000" w:rsidR="00000000" w:rsidRPr="00000000">
        <w:rPr>
          <w:rtl w:val="0"/>
        </w:rPr>
        <w:t xml:space="preserve">stopb.name</w:t>
      </w:r>
      <w:r w:rsidDel="00000000" w:rsidR="00000000" w:rsidRPr="00000000">
        <w:rPr>
          <w:rtl w:val="0"/>
        </w:rPr>
        <w:t xml:space="preserve">='London Road'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DISTINCT a.company, a.num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FROM route a JOIN route b ON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(a.company=b.company AND </w:t>
      </w:r>
      <w:r w:rsidDel="00000000" w:rsidR="00000000" w:rsidRPr="00000000">
        <w:rPr>
          <w:rtl w:val="0"/>
        </w:rPr>
        <w:t xml:space="preserve">a.num=b.num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JOIN stops stopa ON (a.stop=stopa.id)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JOIN stops </w:t>
      </w:r>
      <w:r w:rsidDel="00000000" w:rsidR="00000000" w:rsidRPr="00000000">
        <w:rPr>
          <w:rtl w:val="0"/>
        </w:rPr>
        <w:t xml:space="preserve">stopb</w:t>
      </w:r>
      <w:r w:rsidDel="00000000" w:rsidR="00000000" w:rsidRPr="00000000">
        <w:rPr>
          <w:rtl w:val="0"/>
        </w:rPr>
        <w:t xml:space="preserve"> ON (b.stop=</w:t>
      </w:r>
      <w:r w:rsidDel="00000000" w:rsidR="00000000" w:rsidRPr="00000000">
        <w:rPr>
          <w:rtl w:val="0"/>
        </w:rPr>
        <w:t xml:space="preserve">stopb.id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WHERE stopa.name='Haymarket' AND </w:t>
      </w:r>
      <w:r w:rsidDel="00000000" w:rsidR="00000000" w:rsidRPr="00000000">
        <w:rPr>
          <w:rtl w:val="0"/>
        </w:rPr>
        <w:t xml:space="preserve">stopb.name</w:t>
      </w:r>
      <w:r w:rsidDel="00000000" w:rsidR="00000000" w:rsidRPr="00000000">
        <w:rPr>
          <w:rtl w:val="0"/>
        </w:rPr>
        <w:t xml:space="preserve">='Leith'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a.company, a.num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FROM route a JOIN route b ON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(a.company=b.company AND </w:t>
      </w:r>
      <w:r w:rsidDel="00000000" w:rsidR="00000000" w:rsidRPr="00000000">
        <w:rPr>
          <w:rtl w:val="0"/>
        </w:rPr>
        <w:t xml:space="preserve">a.num=b.num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JOIN stops stopa ON (a.stop=stopa.id)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JOIN stops </w:t>
      </w:r>
      <w:r w:rsidDel="00000000" w:rsidR="00000000" w:rsidRPr="00000000">
        <w:rPr>
          <w:rtl w:val="0"/>
        </w:rPr>
        <w:t xml:space="preserve">stopb</w:t>
      </w:r>
      <w:r w:rsidDel="00000000" w:rsidR="00000000" w:rsidRPr="00000000">
        <w:rPr>
          <w:rtl w:val="0"/>
        </w:rPr>
        <w:t xml:space="preserve"> ON (b.stop=</w:t>
      </w:r>
      <w:r w:rsidDel="00000000" w:rsidR="00000000" w:rsidRPr="00000000">
        <w:rPr>
          <w:rtl w:val="0"/>
        </w:rPr>
        <w:t xml:space="preserve">stopb.id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WHERE stopa.name='Craiglockhart' AND </w:t>
      </w:r>
      <w:r w:rsidDel="00000000" w:rsidR="00000000" w:rsidRPr="00000000">
        <w:rPr>
          <w:rtl w:val="0"/>
        </w:rPr>
        <w:t xml:space="preserve">stopb.name</w:t>
      </w:r>
      <w:r w:rsidDel="00000000" w:rsidR="00000000" w:rsidRPr="00000000">
        <w:rPr>
          <w:rtl w:val="0"/>
        </w:rPr>
        <w:t xml:space="preserve">='Tollcross'</w:t>
      </w:r>
    </w:p>
    <w:p w:rsidR="00000000" w:rsidDel="00000000" w:rsidP="00000000" w:rsidRDefault="00000000" w:rsidRPr="00000000" w14:paraId="00000450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stops_dest.name,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route_dest.company,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route_dest.num</w:t>
      </w:r>
    </w:p>
    <w:p w:rsidR="00000000" w:rsidDel="00000000" w:rsidP="00000000" w:rsidRDefault="00000000" w:rsidRPr="00000000" w14:paraId="000004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FROM route route_dest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JOIN route route_source ON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(route_dest.num = route_source.num)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JOIN stops stops_source ON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(route_source.stop = stops_source.id)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JOIN stops stops_dest ON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(route_dest.stop = stops_dest.id)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WHERE stops_source.name = 'Craiglockhart'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AND route_dest.company = 'LRT'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5"/>
        </w:numPr>
        <w:ind w:firstLine="360"/>
        <w:rPr>
          <w:u w:val="none"/>
        </w:rPr>
      </w:pPr>
      <w:r w:rsidDel="00000000" w:rsidR="00000000" w:rsidRPr="00000000">
        <w:rPr>
          <w:rtl w:val="0"/>
        </w:rPr>
        <w:t xml:space="preserve">SELECT DISTINCT bus1.num, bus1.company, transfer.name, bus2.num, bus2.company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FROM route bus1 JOIN route midA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ON (bus1.num=midA.num AND bus1.company=midA.company)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JOIN route midD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ON (midA.stop=midD.stop)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JOIN route bus2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ON (midD.num=bus2.num AND midD.company=bus2.company)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JOIN stops transfer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ON (</w:t>
      </w:r>
      <w:r w:rsidDel="00000000" w:rsidR="00000000" w:rsidRPr="00000000">
        <w:rPr>
          <w:color w:val="0070c0"/>
          <w:rtl w:val="0"/>
        </w:rPr>
        <w:t xml:space="preserve">midA</w:t>
      </w:r>
      <w:r w:rsidDel="00000000" w:rsidR="00000000" w:rsidRPr="00000000">
        <w:rPr>
          <w:rtl w:val="0"/>
        </w:rPr>
        <w:t xml:space="preserve">.stop=transfer.id)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tl w:val="0"/>
        </w:rPr>
        <w:t xml:space="preserve">bus1.stop</w:t>
      </w:r>
      <w:r w:rsidDel="00000000" w:rsidR="00000000" w:rsidRPr="00000000">
        <w:rPr>
          <w:rtl w:val="0"/>
        </w:rPr>
        <w:t xml:space="preserve"> = (SELECT id FROM stops WHERE name = 'Craiglockhart')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AND </w:t>
      </w:r>
      <w:r w:rsidDel="00000000" w:rsidR="00000000" w:rsidRPr="00000000">
        <w:rPr>
          <w:rtl w:val="0"/>
        </w:rPr>
        <w:t xml:space="preserve">bus2.stop</w:t>
      </w:r>
      <w:r w:rsidDel="00000000" w:rsidR="00000000" w:rsidRPr="00000000">
        <w:rPr>
          <w:rtl w:val="0"/>
        </w:rPr>
        <w:t xml:space="preserve"> = (SELECT id FROM stops WHERE name = 'Lochend')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ORDER BY transfer.name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Como precisamos encontrar o nome da estação que as 2 linhas têm em comum, e onde é possível fazer uma transferência, podemos usar qualquer um dos seletores intermediários (</w:t>
      </w:r>
      <w:r w:rsidDel="00000000" w:rsidR="00000000" w:rsidRPr="00000000">
        <w:rPr>
          <w:i w:val="1"/>
          <w:color w:val="0070c0"/>
          <w:rtl w:val="0"/>
        </w:rPr>
        <w:t xml:space="preserve">‘midA’</w:t>
      </w:r>
      <w:r w:rsidDel="00000000" w:rsidR="00000000" w:rsidRPr="00000000">
        <w:rPr>
          <w:i w:val="1"/>
          <w:rtl w:val="0"/>
        </w:rPr>
        <w:t xml:space="preserve"> ou </w:t>
      </w:r>
      <w:r w:rsidDel="00000000" w:rsidR="00000000" w:rsidRPr="00000000">
        <w:rPr>
          <w:i w:val="1"/>
          <w:color w:val="0070c0"/>
          <w:rtl w:val="0"/>
        </w:rPr>
        <w:t xml:space="preserve">‘midD’</w:t>
      </w:r>
      <w:r w:rsidDel="00000000" w:rsidR="00000000" w:rsidRPr="00000000">
        <w:rPr>
          <w:i w:val="1"/>
          <w:rtl w:val="0"/>
        </w:rPr>
        <w:t xml:space="preserve">) para obter o nome da estação. Dessa forma também podemos usar: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SELECT DISTINCT bus1.num, bus1.company, transfer.name, bus2.num, bus2.company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FROM route bus1 JOIN route midA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ON (bus1.num=midA.num AND bus1.company=midA.company)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JOIN route midD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ON (midA.stop=midD.stop)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JOIN route bus2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ON (midD.num=bus2.num AND midD.company=bus2.company)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JOIN stops transfer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ON (</w:t>
      </w:r>
      <w:r w:rsidDel="00000000" w:rsidR="00000000" w:rsidRPr="00000000">
        <w:rPr>
          <w:color w:val="0070c0"/>
          <w:rtl w:val="0"/>
        </w:rPr>
        <w:t xml:space="preserve">midD</w:t>
      </w:r>
      <w:r w:rsidDel="00000000" w:rsidR="00000000" w:rsidRPr="00000000">
        <w:rPr>
          <w:rtl w:val="0"/>
        </w:rPr>
        <w:t xml:space="preserve">.stop=transfer.id)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tl w:val="0"/>
        </w:rPr>
        <w:t xml:space="preserve">bus1.stop</w:t>
      </w:r>
      <w:r w:rsidDel="00000000" w:rsidR="00000000" w:rsidRPr="00000000">
        <w:rPr>
          <w:rtl w:val="0"/>
        </w:rPr>
        <w:t xml:space="preserve"> = (SELECT id FROM stops WHERE name = 'Craiglockhart')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AND </w:t>
      </w:r>
      <w:r w:rsidDel="00000000" w:rsidR="00000000" w:rsidRPr="00000000">
        <w:rPr>
          <w:rtl w:val="0"/>
        </w:rPr>
        <w:t xml:space="preserve">bus2.stop</w:t>
      </w:r>
      <w:r w:rsidDel="00000000" w:rsidR="00000000" w:rsidRPr="00000000">
        <w:rPr>
          <w:rtl w:val="0"/>
        </w:rPr>
        <w:t xml:space="preserve"> = (SELECT id FROM stops WHERE name = 'Lochend')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ORDER BY transfer.name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rPr/>
      </w:pPr>
      <w:bookmarkStart w:colFirst="0" w:colLast="0" w:name="_heading=h.3rzpvq9e83fi" w:id="21"/>
      <w:bookmarkEnd w:id="21"/>
      <w:r w:rsidDel="00000000" w:rsidR="00000000" w:rsidRPr="00000000">
        <w:rPr>
          <w:rtl w:val="0"/>
        </w:rPr>
        <w:t xml:space="preserve">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DISTINCT a.name, b.name</w:t>
      </w:r>
    </w:p>
    <w:p w:rsidR="00000000" w:rsidDel="00000000" w:rsidP="00000000" w:rsidRDefault="00000000" w:rsidRPr="00000000" w14:paraId="00000482">
      <w:pPr>
        <w:ind w:left="1440" w:firstLine="0"/>
        <w:rPr/>
      </w:pPr>
      <w:r w:rsidDel="00000000" w:rsidR="00000000" w:rsidRPr="00000000">
        <w:rPr>
          <w:rtl w:val="0"/>
        </w:rPr>
        <w:t xml:space="preserve">  FROM stops a JOIN route z ON a.id=z.stop</w:t>
      </w:r>
    </w:p>
    <w:p w:rsidR="00000000" w:rsidDel="00000000" w:rsidP="00000000" w:rsidRDefault="00000000" w:rsidRPr="00000000" w14:paraId="00000483">
      <w:pPr>
        <w:ind w:left="1440" w:firstLine="0"/>
        <w:rPr/>
      </w:pPr>
      <w:r w:rsidDel="00000000" w:rsidR="00000000" w:rsidRPr="00000000">
        <w:rPr>
          <w:rtl w:val="0"/>
        </w:rPr>
        <w:t xml:space="preserve">  JOIN route y ON y.num = z.num</w:t>
      </w:r>
    </w:p>
    <w:p w:rsidR="00000000" w:rsidDel="00000000" w:rsidP="00000000" w:rsidRDefault="00000000" w:rsidRPr="00000000" w14:paraId="00000484">
      <w:pPr>
        <w:ind w:left="1440" w:firstLine="0"/>
        <w:rPr/>
      </w:pPr>
      <w:r w:rsidDel="00000000" w:rsidR="00000000" w:rsidRPr="00000000">
        <w:rPr>
          <w:rtl w:val="0"/>
        </w:rPr>
        <w:t xml:space="preserve">  JOIN stops b ON y.stop=b.id</w:t>
      </w:r>
    </w:p>
    <w:p w:rsidR="00000000" w:rsidDel="00000000" w:rsidP="00000000" w:rsidRDefault="00000000" w:rsidRPr="00000000" w14:paraId="00000485">
      <w:pPr>
        <w:ind w:left="1440" w:firstLine="0"/>
        <w:rPr/>
      </w:pPr>
      <w:r w:rsidDel="00000000" w:rsidR="00000000" w:rsidRPr="00000000">
        <w:rPr>
          <w:rtl w:val="0"/>
        </w:rPr>
        <w:t xml:space="preserve"> WHERE a.name='Craiglockhart' AND b.name ='Haymarket'</w:t>
      </w:r>
    </w:p>
    <w:p w:rsidR="00000000" w:rsidDel="00000000" w:rsidP="00000000" w:rsidRDefault="00000000" w:rsidRPr="00000000" w14:paraId="0000048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S2.id, S2.name, R2.company, R2.num</w:t>
      </w:r>
    </w:p>
    <w:p w:rsidR="00000000" w:rsidDel="00000000" w:rsidP="00000000" w:rsidRDefault="00000000" w:rsidRPr="00000000" w14:paraId="00000488">
      <w:pPr>
        <w:ind w:left="1440" w:firstLine="0"/>
        <w:rPr/>
      </w:pPr>
      <w:r w:rsidDel="00000000" w:rsidR="00000000" w:rsidRPr="00000000">
        <w:rPr>
          <w:rtl w:val="0"/>
        </w:rPr>
        <w:t xml:space="preserve">  FROM stops S1, stops S2, route R1, route R2</w:t>
      </w:r>
    </w:p>
    <w:p w:rsidR="00000000" w:rsidDel="00000000" w:rsidP="00000000" w:rsidRDefault="00000000" w:rsidRPr="00000000" w14:paraId="00000489">
      <w:pPr>
        <w:ind w:left="1440" w:firstLine="0"/>
        <w:rPr/>
      </w:pPr>
      <w:r w:rsidDel="00000000" w:rsidR="00000000" w:rsidRPr="00000000">
        <w:rPr>
          <w:rtl w:val="0"/>
        </w:rPr>
        <w:t xml:space="preserve"> WHERE S1.name='Haymarket' AND S1.id=R1.stop</w:t>
      </w:r>
    </w:p>
    <w:p w:rsidR="00000000" w:rsidDel="00000000" w:rsidP="00000000" w:rsidRDefault="00000000" w:rsidRPr="00000000" w14:paraId="0000048A">
      <w:pPr>
        <w:ind w:left="1440" w:firstLine="0"/>
        <w:rPr/>
      </w:pPr>
      <w:r w:rsidDel="00000000" w:rsidR="00000000" w:rsidRPr="00000000">
        <w:rPr>
          <w:rtl w:val="0"/>
        </w:rPr>
        <w:t xml:space="preserve">   AND R1.company=R2.company AND R1.num=R2.num</w:t>
      </w:r>
    </w:p>
    <w:p w:rsidR="00000000" w:rsidDel="00000000" w:rsidP="00000000" w:rsidRDefault="00000000" w:rsidRPr="00000000" w14:paraId="0000048B">
      <w:pPr>
        <w:ind w:left="1440" w:firstLine="0"/>
        <w:rPr/>
      </w:pPr>
      <w:r w:rsidDel="00000000" w:rsidR="00000000" w:rsidRPr="00000000">
        <w:rPr>
          <w:rtl w:val="0"/>
        </w:rPr>
        <w:t xml:space="preserve">   AND R2.stop=S2.id AND R2.num='2A'</w:t>
      </w:r>
    </w:p>
    <w:p w:rsidR="00000000" w:rsidDel="00000000" w:rsidP="00000000" w:rsidRDefault="00000000" w:rsidRPr="00000000" w14:paraId="0000048C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a.company, a.num, stopa.name, stopb.name</w:t>
      </w:r>
    </w:p>
    <w:p w:rsidR="00000000" w:rsidDel="00000000" w:rsidP="00000000" w:rsidRDefault="00000000" w:rsidRPr="00000000" w14:paraId="0000048D">
      <w:pPr>
        <w:ind w:left="1440" w:firstLine="0"/>
        <w:rPr/>
      </w:pPr>
      <w:r w:rsidDel="00000000" w:rsidR="00000000" w:rsidRPr="00000000">
        <w:rPr>
          <w:rtl w:val="0"/>
        </w:rPr>
        <w:t xml:space="preserve">  FROM route a JOIN route b ON (a.company=b.company AND a.num=b.num)</w:t>
      </w:r>
    </w:p>
    <w:p w:rsidR="00000000" w:rsidDel="00000000" w:rsidP="00000000" w:rsidRDefault="00000000" w:rsidRPr="00000000" w14:paraId="0000048E">
      <w:pPr>
        <w:ind w:left="1440" w:firstLine="0"/>
        <w:rPr/>
      </w:pPr>
      <w:r w:rsidDel="00000000" w:rsidR="00000000" w:rsidRPr="00000000">
        <w:rPr>
          <w:rtl w:val="0"/>
        </w:rPr>
        <w:t xml:space="preserve">  JOIN stops stopa ON (a.stop=stopa.id)</w:t>
      </w:r>
    </w:p>
    <w:p w:rsidR="00000000" w:rsidDel="00000000" w:rsidP="00000000" w:rsidRDefault="00000000" w:rsidRPr="00000000" w14:paraId="0000048F">
      <w:pPr>
        <w:ind w:left="1440" w:firstLine="0"/>
        <w:rPr/>
      </w:pPr>
      <w:r w:rsidDel="00000000" w:rsidR="00000000" w:rsidRPr="00000000">
        <w:rPr>
          <w:rtl w:val="0"/>
        </w:rPr>
        <w:t xml:space="preserve">  JOIN stops stopb ON (b.stop=stopb.id)</w:t>
      </w:r>
    </w:p>
    <w:p w:rsidR="00000000" w:rsidDel="00000000" w:rsidP="00000000" w:rsidRDefault="00000000" w:rsidRPr="00000000" w14:paraId="00000490">
      <w:pPr>
        <w:ind w:left="1440" w:firstLine="0"/>
        <w:rPr/>
      </w:pPr>
      <w:r w:rsidDel="00000000" w:rsidR="00000000" w:rsidRPr="00000000">
        <w:rPr>
          <w:rtl w:val="0"/>
        </w:rPr>
        <w:t xml:space="preserve"> WHERE stopa.name='Tollcross'</w:t>
      </w:r>
    </w:p>
    <w:p w:rsidR="00000000" w:rsidDel="00000000" w:rsidP="00000000" w:rsidRDefault="00000000" w:rsidRPr="00000000" w14:paraId="000004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scadia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18"/>
        <w:szCs w:val="18"/>
        <w:lang w:val="en-US"/>
      </w:rPr>
    </w:rPrDefault>
    <w:pPrDefault>
      <w:pPr>
        <w:spacing w:line="259" w:lineRule="auto"/>
        <w:ind w:left="72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scadia Mono" w:cs="Cascadia Mono" w:eastAsia="Cascadia Mono" w:hAnsi="Cascadia Mono"/>
      <w:b w:val="1"/>
      <w:color w:val="2f5496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scadia Mono" w:cs="Cascadia Mono" w:eastAsia="Cascadia Mono" w:hAnsi="Cascadia Mono"/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9A25A5"/>
    <w:pPr>
      <w:keepNext w:val="1"/>
      <w:keepLines w:val="1"/>
      <w:spacing w:after="0" w:before="240"/>
      <w:outlineLvl w:val="0"/>
    </w:pPr>
    <w:rPr>
      <w:rFonts w:ascii="Cascadia Mono" w:hAnsi="Cascadia Mono" w:cstheme="majorBidi" w:eastAsiaTheme="majorEastAsia"/>
      <w:color w:val="2f5496" w:themeColor="accent1" w:themeShade="0000BF"/>
      <w:sz w:val="24"/>
      <w:szCs w:val="24"/>
      <w:lang w:val="en-US"/>
    </w:rPr>
  </w:style>
  <w:style w:type="paragraph" w:styleId="Ttulo2">
    <w:name w:val="heading 2"/>
    <w:basedOn w:val="Normal"/>
    <w:next w:val="Normal"/>
    <w:link w:val="Ttulo2Char"/>
    <w:uiPriority w:val="9"/>
    <w:unhideWhenUsed w:val="1"/>
    <w:qFormat w:val="1"/>
    <w:rsid w:val="009A25A5"/>
    <w:pPr>
      <w:keepNext w:val="1"/>
      <w:keepLines w:val="1"/>
      <w:spacing w:after="0" w:before="40"/>
      <w:outlineLvl w:val="1"/>
    </w:pPr>
    <w:rPr>
      <w:rFonts w:ascii="Cascadia Mono" w:cs="Cascadia Mono" w:hAnsi="Cascadia Mono" w:eastAsiaTheme="majorEastAsia"/>
      <w:color w:val="2f5496" w:themeColor="accent1" w:themeShade="0000BF"/>
      <w:sz w:val="24"/>
      <w:szCs w:val="24"/>
      <w:lang w:val="en-US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3A5077"/>
    <w:pPr>
      <w:ind w:left="720"/>
      <w:contextualSpacing w:val="1"/>
    </w:pPr>
  </w:style>
  <w:style w:type="character" w:styleId="Ttulo1Char" w:customStyle="1">
    <w:name w:val="Título 1 Char"/>
    <w:basedOn w:val="Fontepargpadro"/>
    <w:link w:val="Ttulo1"/>
    <w:uiPriority w:val="9"/>
    <w:rsid w:val="009A25A5"/>
    <w:rPr>
      <w:rFonts w:ascii="Cascadia Mono" w:hAnsi="Cascadia Mono" w:cstheme="majorBidi" w:eastAsiaTheme="majorEastAsia"/>
      <w:color w:val="2f5496" w:themeColor="accent1" w:themeShade="0000BF"/>
      <w:sz w:val="24"/>
      <w:szCs w:val="24"/>
      <w:lang w:val="en-US"/>
    </w:rPr>
  </w:style>
  <w:style w:type="character" w:styleId="Ttulo2Char" w:customStyle="1">
    <w:name w:val="Título 2 Char"/>
    <w:basedOn w:val="Fontepargpadro"/>
    <w:link w:val="Ttulo2"/>
    <w:uiPriority w:val="9"/>
    <w:rsid w:val="009A25A5"/>
    <w:rPr>
      <w:rFonts w:ascii="Cascadia Mono" w:cs="Cascadia Mono" w:hAnsi="Cascadia Mono" w:eastAsiaTheme="majorEastAsia"/>
      <w:color w:val="2f5496" w:themeColor="accent1" w:themeShade="0000BF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8f9fa" w:val="clear"/>
    </w:tc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8f9fa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n.wikipedia.org/wiki/Null_%28SQL%2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A5N69do6meWcpRlhR2CEwUH3pQ==">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2022-05-10T11:36:00Z</dcterms:created>
  <dc:creator>Tomas Foch Nalle</dc:creator>
</cp:coreProperties>
</file>